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AA80" w14:textId="77777777" w:rsidR="00EB6ED9" w:rsidRDefault="00000000">
      <w:pPr>
        <w:pStyle w:val="Title"/>
        <w:spacing w:line="360" w:lineRule="auto"/>
        <w:jc w:val="center"/>
      </w:pPr>
      <w:bookmarkStart w:id="0" w:name="_heading=h.efwxhy5g8u5p" w:colFirst="0" w:colLast="0"/>
      <w:bookmarkEnd w:id="0"/>
      <w:r>
        <w:rPr>
          <w:noProof/>
        </w:rPr>
        <w:drawing>
          <wp:inline distT="114300" distB="114300" distL="114300" distR="114300" wp14:anchorId="7482DF5E" wp14:editId="5BC02171">
            <wp:extent cx="2676525" cy="16668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676525" cy="1666875"/>
                    </a:xfrm>
                    <a:prstGeom prst="rect">
                      <a:avLst/>
                    </a:prstGeom>
                    <a:ln/>
                  </pic:spPr>
                </pic:pic>
              </a:graphicData>
            </a:graphic>
          </wp:inline>
        </w:drawing>
      </w:r>
    </w:p>
    <w:p w14:paraId="45D8E1B7" w14:textId="77777777" w:rsidR="00EB6ED9" w:rsidRDefault="00EB6ED9">
      <w:pPr>
        <w:spacing w:line="360" w:lineRule="auto"/>
        <w:jc w:val="center"/>
        <w:rPr>
          <w:sz w:val="28"/>
          <w:szCs w:val="28"/>
        </w:rPr>
      </w:pPr>
    </w:p>
    <w:p w14:paraId="2C5814EE" w14:textId="77777777" w:rsidR="00EB6ED9" w:rsidRDefault="00000000">
      <w:pPr>
        <w:spacing w:line="360" w:lineRule="auto"/>
        <w:jc w:val="center"/>
        <w:rPr>
          <w:sz w:val="28"/>
          <w:szCs w:val="28"/>
        </w:rPr>
      </w:pPr>
      <w:r>
        <w:rPr>
          <w:sz w:val="28"/>
          <w:szCs w:val="28"/>
        </w:rPr>
        <w:t xml:space="preserve">Sagol School of Neuroscience </w:t>
      </w:r>
    </w:p>
    <w:p w14:paraId="40FC19FA" w14:textId="77777777" w:rsidR="00505D41" w:rsidRDefault="00000000" w:rsidP="00505D41">
      <w:pPr>
        <w:spacing w:line="360" w:lineRule="auto"/>
        <w:jc w:val="center"/>
        <w:rPr>
          <w:ins w:id="1" w:author="Yuval Nir" w:date="2026-08-11T16:18:00Z" w16du:dateUtc="2026-08-11T13:18:00Z"/>
          <w:sz w:val="28"/>
          <w:szCs w:val="28"/>
        </w:rPr>
      </w:pPr>
      <w:r>
        <w:rPr>
          <w:sz w:val="28"/>
          <w:szCs w:val="28"/>
        </w:rPr>
        <w:t xml:space="preserve">Department of </w:t>
      </w:r>
      <w:del w:id="2" w:author="Yuval Nir" w:date="2026-08-11T16:18:00Z" w16du:dateUtc="2026-08-11T13:18:00Z">
        <w:r w:rsidDel="00505D41">
          <w:rPr>
            <w:sz w:val="28"/>
            <w:szCs w:val="28"/>
          </w:rPr>
          <w:delText xml:space="preserve">Physiology </w:delText>
        </w:r>
      </w:del>
      <w:ins w:id="3" w:author="Yuval Nir" w:date="2026-08-11T16:18:00Z" w16du:dateUtc="2026-08-11T13:18:00Z">
        <w:r w:rsidR="00505D41">
          <w:rPr>
            <w:sz w:val="28"/>
            <w:szCs w:val="28"/>
          </w:rPr>
          <w:t>Neuroscience and Brain Disorders</w:t>
        </w:r>
      </w:ins>
    </w:p>
    <w:p w14:paraId="4A27B412" w14:textId="0B93D26B" w:rsidR="00EB6ED9" w:rsidRDefault="00505D41" w:rsidP="00505D41">
      <w:pPr>
        <w:spacing w:line="360" w:lineRule="auto"/>
        <w:jc w:val="center"/>
        <w:rPr>
          <w:sz w:val="28"/>
          <w:szCs w:val="28"/>
        </w:rPr>
      </w:pPr>
      <w:ins w:id="4" w:author="Yuval Nir" w:date="2026-08-11T16:18:00Z" w16du:dateUtc="2026-08-11T13:18:00Z">
        <w:r>
          <w:rPr>
            <w:sz w:val="28"/>
            <w:szCs w:val="28"/>
          </w:rPr>
          <w:t>Gray Faculty of Medical and Health Sciences</w:t>
        </w:r>
      </w:ins>
      <w:del w:id="5" w:author="Yuval Nir" w:date="2026-08-11T16:18:00Z" w16du:dateUtc="2026-08-11T13:18:00Z">
        <w:r w:rsidR="00000000" w:rsidDel="00505D41">
          <w:rPr>
            <w:sz w:val="28"/>
            <w:szCs w:val="28"/>
          </w:rPr>
          <w:delText>and Pharmacology (Medicine)</w:delText>
        </w:r>
      </w:del>
      <w:r w:rsidR="00000000">
        <w:rPr>
          <w:sz w:val="28"/>
          <w:szCs w:val="28"/>
        </w:rPr>
        <w:t xml:space="preserve"> </w:t>
      </w:r>
    </w:p>
    <w:p w14:paraId="7033E68F" w14:textId="77777777" w:rsidR="00EB6ED9" w:rsidRDefault="00EB6ED9">
      <w:pPr>
        <w:spacing w:line="360" w:lineRule="auto"/>
        <w:rPr>
          <w:sz w:val="28"/>
          <w:szCs w:val="28"/>
        </w:rPr>
      </w:pPr>
    </w:p>
    <w:p w14:paraId="1220FBDB" w14:textId="77777777" w:rsidR="00EB6ED9" w:rsidRDefault="00000000">
      <w:pPr>
        <w:pStyle w:val="Title"/>
        <w:spacing w:line="360" w:lineRule="auto"/>
        <w:jc w:val="center"/>
        <w:rPr>
          <w:b/>
          <w:bCs/>
          <w:sz w:val="46"/>
          <w:szCs w:val="46"/>
        </w:rPr>
      </w:pPr>
      <w:bookmarkStart w:id="6" w:name="_heading=h.hldvm32jlw5w" w:colFirst="0" w:colLast="0"/>
      <w:bookmarkEnd w:id="6"/>
      <w:r>
        <w:rPr>
          <w:b/>
          <w:bCs/>
          <w:sz w:val="46"/>
          <w:szCs w:val="46"/>
        </w:rPr>
        <w:t>Infra-slow fluctuations of sigma power in NREM2 sleep are altered by aging but not further by mild cognitive impairment (MCI)</w:t>
      </w:r>
    </w:p>
    <w:p w14:paraId="166AB66F" w14:textId="77777777" w:rsidR="00EB6ED9" w:rsidRDefault="00EB6ED9">
      <w:pPr>
        <w:spacing w:line="360" w:lineRule="auto"/>
      </w:pPr>
    </w:p>
    <w:p w14:paraId="16E58ACE" w14:textId="77777777" w:rsidR="00EB6ED9" w:rsidRDefault="00000000">
      <w:pPr>
        <w:spacing w:line="360" w:lineRule="auto"/>
        <w:jc w:val="center"/>
        <w:rPr>
          <w:sz w:val="28"/>
          <w:szCs w:val="28"/>
        </w:rPr>
      </w:pPr>
      <w:r>
        <w:rPr>
          <w:sz w:val="28"/>
          <w:szCs w:val="28"/>
        </w:rPr>
        <w:t>By</w:t>
      </w:r>
    </w:p>
    <w:p w14:paraId="7F0AC970" w14:textId="77777777" w:rsidR="00EB6ED9" w:rsidRDefault="00EB6ED9">
      <w:pPr>
        <w:spacing w:line="360" w:lineRule="auto"/>
        <w:jc w:val="center"/>
        <w:rPr>
          <w:sz w:val="28"/>
          <w:szCs w:val="28"/>
        </w:rPr>
      </w:pPr>
    </w:p>
    <w:p w14:paraId="5BDECE43" w14:textId="77777777" w:rsidR="00EB6ED9" w:rsidRDefault="00000000">
      <w:pPr>
        <w:spacing w:line="360" w:lineRule="auto"/>
        <w:jc w:val="center"/>
        <w:rPr>
          <w:b/>
          <w:bCs/>
          <w:sz w:val="32"/>
          <w:szCs w:val="32"/>
        </w:rPr>
      </w:pPr>
      <w:r>
        <w:rPr>
          <w:b/>
          <w:bCs/>
          <w:sz w:val="32"/>
          <w:szCs w:val="32"/>
        </w:rPr>
        <w:t>Shaked Aglamaz</w:t>
      </w:r>
    </w:p>
    <w:p w14:paraId="0D9BD4DB" w14:textId="77777777" w:rsidR="00EB6ED9" w:rsidRDefault="00EB6ED9">
      <w:pPr>
        <w:spacing w:line="360" w:lineRule="auto"/>
        <w:jc w:val="center"/>
        <w:rPr>
          <w:b/>
          <w:bCs/>
          <w:sz w:val="28"/>
          <w:szCs w:val="28"/>
        </w:rPr>
      </w:pPr>
    </w:p>
    <w:p w14:paraId="2E419A58" w14:textId="77777777" w:rsidR="00EB6ED9" w:rsidRDefault="00000000">
      <w:pPr>
        <w:bidi/>
        <w:spacing w:line="360" w:lineRule="auto"/>
        <w:ind w:left="-140" w:right="-240" w:firstLine="240"/>
        <w:jc w:val="center"/>
        <w:rPr>
          <w:sz w:val="28"/>
          <w:szCs w:val="28"/>
        </w:rPr>
      </w:pPr>
      <w:r>
        <w:rPr>
          <w:sz w:val="28"/>
          <w:szCs w:val="28"/>
        </w:rPr>
        <w:t>The thesis was carried out under the supervision of</w:t>
      </w:r>
    </w:p>
    <w:p w14:paraId="25CAF212" w14:textId="77777777" w:rsidR="00EB6ED9" w:rsidRDefault="00EB6ED9">
      <w:pPr>
        <w:bidi/>
        <w:spacing w:line="360" w:lineRule="auto"/>
        <w:ind w:left="-140" w:right="-240" w:firstLine="240"/>
        <w:jc w:val="center"/>
        <w:rPr>
          <w:sz w:val="28"/>
          <w:szCs w:val="28"/>
        </w:rPr>
      </w:pPr>
    </w:p>
    <w:p w14:paraId="75B556AE" w14:textId="77777777" w:rsidR="00EB6ED9" w:rsidRDefault="00000000">
      <w:pPr>
        <w:spacing w:line="360" w:lineRule="auto"/>
        <w:ind w:left="-140" w:right="-240" w:firstLine="240"/>
        <w:jc w:val="center"/>
        <w:rPr>
          <w:b/>
          <w:bCs/>
          <w:sz w:val="40"/>
          <w:szCs w:val="40"/>
        </w:rPr>
      </w:pPr>
      <w:r>
        <w:rPr>
          <w:b/>
          <w:bCs/>
          <w:sz w:val="40"/>
          <w:szCs w:val="40"/>
        </w:rPr>
        <w:t>Professor Yuval Nir</w:t>
      </w:r>
    </w:p>
    <w:p w14:paraId="48CB4F9D" w14:textId="77777777" w:rsidR="00EB6ED9" w:rsidRDefault="00000000">
      <w:pPr>
        <w:spacing w:line="360" w:lineRule="auto"/>
        <w:ind w:left="-140" w:right="-240" w:firstLine="240"/>
        <w:jc w:val="center"/>
      </w:pPr>
      <w:r>
        <w:rPr>
          <w:sz w:val="40"/>
          <w:szCs w:val="40"/>
        </w:rPr>
        <w:t>July, 2023</w:t>
      </w:r>
      <w:r>
        <w:br w:type="page"/>
      </w:r>
    </w:p>
    <w:p w14:paraId="5B573B16" w14:textId="77777777" w:rsidR="0041178B" w:rsidRPr="00606809" w:rsidRDefault="0041178B" w:rsidP="0041178B">
      <w:pPr>
        <w:pStyle w:val="Style2"/>
        <w:jc w:val="both"/>
        <w:rPr>
          <w:ins w:id="7" w:author="Yuval Nir" w:date="2026-08-11T16:45:00Z" w16du:dateUtc="2026-08-11T13:45:00Z"/>
          <w:rFonts w:asciiTheme="majorBidi" w:hAnsiTheme="majorBidi" w:cstheme="majorBidi"/>
          <w:color w:val="000000" w:themeColor="text1"/>
        </w:rPr>
      </w:pPr>
      <w:bookmarkStart w:id="8" w:name="_heading=h.bir2foed7ksl" w:colFirst="0" w:colLast="0"/>
      <w:bookmarkEnd w:id="8"/>
      <w:ins w:id="9" w:author="Yuval Nir" w:date="2026-08-11T16:45:00Z" w16du:dateUtc="2026-08-11T13:45:00Z">
        <w:r w:rsidRPr="00606809">
          <w:rPr>
            <w:rFonts w:asciiTheme="majorBidi" w:hAnsiTheme="majorBidi" w:cstheme="majorBidi"/>
            <w:color w:val="000000" w:themeColor="text1"/>
          </w:rPr>
          <w:lastRenderedPageBreak/>
          <w:t>Acknowledgements</w:t>
        </w:r>
      </w:ins>
    </w:p>
    <w:p w14:paraId="0B522BA5" w14:textId="77777777" w:rsidR="0041178B" w:rsidRDefault="0041178B" w:rsidP="0041178B">
      <w:pPr>
        <w:spacing w:line="360" w:lineRule="auto"/>
        <w:jc w:val="both"/>
        <w:rPr>
          <w:ins w:id="10" w:author="Yuval Nir" w:date="2026-08-11T16:46:00Z" w16du:dateUtc="2026-08-11T13:46:00Z"/>
          <w:rFonts w:asciiTheme="majorBidi" w:hAnsiTheme="majorBidi" w:cstheme="majorBidi"/>
          <w:color w:val="000000" w:themeColor="text1"/>
          <w:sz w:val="24"/>
          <w:szCs w:val="24"/>
        </w:rPr>
      </w:pPr>
      <w:ins w:id="11" w:author="Yuval Nir" w:date="2026-08-11T16:45:00Z" w16du:dateUtc="2026-08-11T13:45:00Z">
        <w:r w:rsidRPr="00606809">
          <w:rPr>
            <w:rFonts w:asciiTheme="majorBidi" w:hAnsiTheme="majorBidi" w:cstheme="majorBidi"/>
            <w:color w:val="000000" w:themeColor="text1"/>
            <w:sz w:val="24"/>
            <w:szCs w:val="24"/>
          </w:rPr>
          <w:t xml:space="preserve">I would like to thank </w:t>
        </w:r>
      </w:ins>
      <w:ins w:id="12" w:author="Yuval Nir" w:date="2026-08-11T16:46:00Z" w16du:dateUtc="2026-08-11T13:46:00Z">
        <w:r>
          <w:rPr>
            <w:rFonts w:asciiTheme="majorBidi" w:hAnsiTheme="majorBidi" w:cstheme="majorBidi"/>
            <w:color w:val="000000" w:themeColor="text1"/>
            <w:sz w:val="24"/>
            <w:szCs w:val="24"/>
          </w:rPr>
          <w:t xml:space="preserve">… </w:t>
        </w:r>
      </w:ins>
    </w:p>
    <w:p w14:paraId="364CB1EC" w14:textId="77777777" w:rsidR="0041178B" w:rsidRDefault="0041178B" w:rsidP="0041178B">
      <w:pPr>
        <w:spacing w:line="360" w:lineRule="auto"/>
        <w:jc w:val="both"/>
        <w:rPr>
          <w:ins w:id="13" w:author="Yuval Nir" w:date="2026-08-11T16:46:00Z" w16du:dateUtc="2026-08-11T13:46:00Z"/>
          <w:rFonts w:asciiTheme="majorBidi" w:hAnsiTheme="majorBidi" w:cstheme="majorBidi"/>
          <w:color w:val="000000" w:themeColor="text1"/>
          <w:sz w:val="24"/>
          <w:szCs w:val="24"/>
        </w:rPr>
      </w:pPr>
      <w:ins w:id="14" w:author="Yuval Nir" w:date="2026-08-11T16:46:00Z" w16du:dateUtc="2026-08-11T13:46:00Z">
        <w:r>
          <w:rPr>
            <w:rFonts w:asciiTheme="majorBidi" w:hAnsiTheme="majorBidi" w:cstheme="majorBidi"/>
            <w:color w:val="000000" w:themeColor="text1"/>
            <w:sz w:val="24"/>
            <w:szCs w:val="24"/>
          </w:rPr>
          <w:t xml:space="preserve">e.g. </w:t>
        </w:r>
      </w:ins>
    </w:p>
    <w:p w14:paraId="3C82AB76" w14:textId="1306282D" w:rsidR="0041178B" w:rsidRPr="00606809" w:rsidRDefault="0041178B" w:rsidP="0041178B">
      <w:pPr>
        <w:spacing w:line="360" w:lineRule="auto"/>
        <w:jc w:val="both"/>
        <w:rPr>
          <w:ins w:id="15" w:author="Yuval Nir" w:date="2026-08-11T16:45:00Z" w16du:dateUtc="2026-08-11T13:45:00Z"/>
          <w:rFonts w:asciiTheme="majorBidi" w:hAnsiTheme="majorBidi" w:cstheme="majorBidi"/>
          <w:color w:val="000000" w:themeColor="text1"/>
          <w:sz w:val="24"/>
          <w:szCs w:val="24"/>
        </w:rPr>
      </w:pPr>
      <w:ins w:id="16" w:author="Yuval Nir" w:date="2026-08-11T16:45:00Z" w16du:dateUtc="2026-08-11T13:45:00Z">
        <w:r w:rsidRPr="00606809">
          <w:rPr>
            <w:rFonts w:asciiTheme="majorBidi" w:hAnsiTheme="majorBidi" w:cstheme="majorBidi"/>
            <w:color w:val="000000" w:themeColor="text1"/>
            <w:sz w:val="24"/>
            <w:szCs w:val="24"/>
          </w:rPr>
          <w:t xml:space="preserve">Noa Bregman for professional support at the Tel Aviv Sourasky Medical Center, and for referring </w:t>
        </w:r>
      </w:ins>
      <w:ins w:id="17" w:author="Yuval Nir" w:date="2026-08-11T16:46:00Z" w16du:dateUtc="2026-08-11T13:46:00Z">
        <w:r>
          <w:rPr>
            <w:rFonts w:asciiTheme="majorBidi" w:hAnsiTheme="majorBidi" w:cstheme="majorBidi"/>
            <w:color w:val="000000" w:themeColor="text1"/>
            <w:sz w:val="24"/>
            <w:szCs w:val="24"/>
          </w:rPr>
          <w:t>patients to the study</w:t>
        </w:r>
      </w:ins>
      <w:ins w:id="18" w:author="Yuval Nir" w:date="2026-08-11T16:45:00Z" w16du:dateUtc="2026-08-11T13:45:00Z">
        <w:r w:rsidRPr="00606809">
          <w:rPr>
            <w:rFonts w:asciiTheme="majorBidi" w:hAnsiTheme="majorBidi" w:cstheme="majorBidi"/>
            <w:color w:val="000000" w:themeColor="text1"/>
            <w:sz w:val="24"/>
            <w:szCs w:val="24"/>
          </w:rPr>
          <w:t xml:space="preserve">; </w:t>
        </w:r>
        <w:r>
          <w:rPr>
            <w:rFonts w:asciiTheme="majorBidi" w:hAnsiTheme="majorBidi" w:cstheme="majorBidi"/>
            <w:color w:val="000000" w:themeColor="text1"/>
            <w:sz w:val="24"/>
            <w:szCs w:val="24"/>
          </w:rPr>
          <w:t xml:space="preserve">Rivi Tauman </w:t>
        </w:r>
      </w:ins>
      <w:ins w:id="19" w:author="Yuval Nir" w:date="2026-08-11T16:46:00Z" w16du:dateUtc="2026-08-11T13:46:00Z">
        <w:r>
          <w:rPr>
            <w:rFonts w:asciiTheme="majorBidi" w:hAnsiTheme="majorBidi" w:cstheme="majorBidi"/>
            <w:color w:val="000000" w:themeColor="text1"/>
            <w:sz w:val="24"/>
            <w:szCs w:val="24"/>
          </w:rPr>
          <w:t xml:space="preserve">and Jenny Zitser </w:t>
        </w:r>
      </w:ins>
      <w:ins w:id="20" w:author="Yuval Nir" w:date="2026-08-11T16:45:00Z" w16du:dateUtc="2026-08-11T13:45:00Z">
        <w:r>
          <w:rPr>
            <w:rFonts w:asciiTheme="majorBidi" w:hAnsiTheme="majorBidi" w:cstheme="majorBidi"/>
            <w:color w:val="000000" w:themeColor="text1"/>
            <w:sz w:val="24"/>
            <w:szCs w:val="24"/>
          </w:rPr>
          <w:t>for</w:t>
        </w:r>
      </w:ins>
      <w:ins w:id="21" w:author="Yuval Nir" w:date="2026-08-11T16:46:00Z" w16du:dateUtc="2026-08-11T13:46:00Z">
        <w:r>
          <w:rPr>
            <w:rFonts w:asciiTheme="majorBidi" w:hAnsiTheme="majorBidi" w:cstheme="majorBidi"/>
            <w:color w:val="000000" w:themeColor="text1"/>
            <w:sz w:val="24"/>
            <w:szCs w:val="24"/>
          </w:rPr>
          <w:t xml:space="preserve"> guidance with sleep medicine and PSG monitoring </w:t>
        </w:r>
      </w:ins>
      <w:ins w:id="22" w:author="Yuval Nir" w:date="2026-08-11T16:45:00Z" w16du:dateUtc="2026-08-11T13:45:00Z">
        <w:r w:rsidRPr="00606809">
          <w:rPr>
            <w:rFonts w:asciiTheme="majorBidi" w:hAnsiTheme="majorBidi" w:cstheme="majorBidi"/>
            <w:color w:val="000000" w:themeColor="text1"/>
            <w:sz w:val="24"/>
            <w:szCs w:val="24"/>
          </w:rPr>
          <w:t xml:space="preserve">Rotem Falach, </w:t>
        </w:r>
      </w:ins>
      <w:ins w:id="23" w:author="Yuval Nir" w:date="2026-08-11T16:46:00Z" w16du:dateUtc="2026-08-11T13:46:00Z">
        <w:r>
          <w:rPr>
            <w:rFonts w:asciiTheme="majorBidi" w:hAnsiTheme="majorBidi" w:cstheme="majorBidi"/>
            <w:color w:val="000000" w:themeColor="text1"/>
            <w:sz w:val="24"/>
            <w:szCs w:val="24"/>
          </w:rPr>
          <w:t xml:space="preserve">Flavio Schmidig, … … for </w:t>
        </w:r>
      </w:ins>
    </w:p>
    <w:p w14:paraId="13A725CF" w14:textId="77777777" w:rsidR="0041178B" w:rsidRDefault="0041178B">
      <w:pPr>
        <w:pStyle w:val="Heading2"/>
        <w:spacing w:line="360" w:lineRule="auto"/>
        <w:rPr>
          <w:ins w:id="24" w:author="Yuval Nir" w:date="2026-08-11T16:45:00Z" w16du:dateUtc="2026-08-11T13:45:00Z"/>
        </w:rPr>
      </w:pPr>
    </w:p>
    <w:p w14:paraId="002D7D03" w14:textId="77777777" w:rsidR="0041178B" w:rsidRDefault="0041178B">
      <w:pPr>
        <w:pStyle w:val="Heading2"/>
        <w:spacing w:line="360" w:lineRule="auto"/>
        <w:rPr>
          <w:ins w:id="25" w:author="Yuval Nir" w:date="2026-08-11T16:45:00Z" w16du:dateUtc="2026-08-11T13:45:00Z"/>
        </w:rPr>
      </w:pPr>
    </w:p>
    <w:p w14:paraId="141E97FE" w14:textId="77777777" w:rsidR="0041178B" w:rsidRDefault="0041178B">
      <w:pPr>
        <w:rPr>
          <w:ins w:id="26" w:author="Yuval Nir" w:date="2026-08-11T16:46:00Z" w16du:dateUtc="2026-08-11T13:46:00Z"/>
          <w:sz w:val="32"/>
          <w:szCs w:val="32"/>
        </w:rPr>
      </w:pPr>
      <w:ins w:id="27" w:author="Yuval Nir" w:date="2026-08-11T16:46:00Z" w16du:dateUtc="2026-08-11T13:46:00Z">
        <w:r>
          <w:br w:type="page"/>
        </w:r>
      </w:ins>
    </w:p>
    <w:p w14:paraId="1E879933" w14:textId="347342DD" w:rsidR="0041178B" w:rsidRPr="00606809" w:rsidRDefault="0041178B" w:rsidP="0041178B">
      <w:pPr>
        <w:pStyle w:val="TOCHeading"/>
        <w:jc w:val="both"/>
        <w:rPr>
          <w:ins w:id="28" w:author="Yuval Nir" w:date="2026-08-11T16:47:00Z" w16du:dateUtc="2026-08-11T13:47:00Z"/>
          <w:rStyle w:val="Style2Char"/>
          <w:rFonts w:asciiTheme="majorBidi" w:hAnsiTheme="majorBidi"/>
          <w:b w:val="0"/>
          <w:bCs w:val="0"/>
          <w:color w:val="000000" w:themeColor="text1"/>
        </w:rPr>
      </w:pPr>
      <w:ins w:id="29" w:author="Yuval Nir" w:date="2026-08-11T16:47:00Z" w16du:dateUtc="2026-08-11T13:47:00Z">
        <w:r w:rsidRPr="0041178B">
          <w:rPr>
            <w:rStyle w:val="Style2Char"/>
            <w:rFonts w:asciiTheme="majorBidi" w:hAnsiTheme="majorBidi"/>
            <w:color w:val="000000" w:themeColor="text1"/>
            <w:highlight w:val="yellow"/>
            <w:rPrChange w:id="30" w:author="Yuval Nir" w:date="2026-08-11T16:47:00Z" w16du:dateUtc="2026-08-11T13:47:00Z">
              <w:rPr>
                <w:rStyle w:val="Style2Char"/>
                <w:rFonts w:asciiTheme="majorBidi" w:hAnsiTheme="majorBidi"/>
                <w:color w:val="000000" w:themeColor="text1"/>
              </w:rPr>
            </w:rPrChange>
          </w:rPr>
          <w:lastRenderedPageBreak/>
          <w:t>Table of Contents</w:t>
        </w:r>
        <w:r w:rsidRPr="0041178B">
          <w:rPr>
            <w:rStyle w:val="Style2Char"/>
            <w:rFonts w:asciiTheme="majorBidi" w:hAnsiTheme="majorBidi"/>
            <w:color w:val="000000" w:themeColor="text1"/>
            <w:highlight w:val="yellow"/>
            <w:rPrChange w:id="31" w:author="Yuval Nir" w:date="2026-08-11T16:47:00Z" w16du:dateUtc="2026-08-11T13:47:00Z">
              <w:rPr>
                <w:rStyle w:val="Style2Char"/>
                <w:rFonts w:asciiTheme="majorBidi" w:hAnsiTheme="majorBidi"/>
                <w:color w:val="000000" w:themeColor="text1"/>
              </w:rPr>
            </w:rPrChange>
          </w:rPr>
          <w:t xml:space="preserve"> #here’s an example from different thesis, adapt to yours#</w:t>
        </w:r>
      </w:ins>
    </w:p>
    <w:p w14:paraId="530D0A4D" w14:textId="77777777" w:rsidR="0041178B" w:rsidRPr="00606809" w:rsidRDefault="0041178B" w:rsidP="0041178B">
      <w:pPr>
        <w:jc w:val="both"/>
        <w:rPr>
          <w:ins w:id="32" w:author="Yuval Nir" w:date="2026-08-11T16:47:00Z" w16du:dateUtc="2026-08-11T13:47:00Z"/>
          <w:rFonts w:asciiTheme="majorBidi" w:hAnsiTheme="majorBidi" w:cstheme="majorBidi"/>
          <w:color w:val="000000" w:themeColor="text1"/>
          <w:lang w:bidi="ar-SA"/>
        </w:rPr>
      </w:pPr>
    </w:p>
    <w:p w14:paraId="3650FE78" w14:textId="77777777" w:rsidR="0041178B" w:rsidRPr="00606809" w:rsidRDefault="0041178B" w:rsidP="0041178B">
      <w:pPr>
        <w:pStyle w:val="TOC1"/>
        <w:spacing w:line="360" w:lineRule="auto"/>
        <w:jc w:val="both"/>
        <w:rPr>
          <w:ins w:id="33" w:author="Yuval Nir" w:date="2026-08-11T16:47:00Z" w16du:dateUtc="2026-08-11T13:47:00Z"/>
          <w:rFonts w:asciiTheme="majorBidi" w:hAnsiTheme="majorBidi" w:cstheme="majorBidi"/>
          <w:b/>
          <w:bCs/>
          <w:color w:val="000000" w:themeColor="text1"/>
        </w:rPr>
      </w:pPr>
      <w:ins w:id="34" w:author="Yuval Nir" w:date="2026-08-11T16:47:00Z" w16du:dateUtc="2026-08-11T13:47:00Z">
        <w:r w:rsidRPr="00606809">
          <w:rPr>
            <w:rFonts w:asciiTheme="majorBidi" w:hAnsiTheme="majorBidi" w:cstheme="majorBidi"/>
            <w:b/>
            <w:bCs/>
            <w:color w:val="000000" w:themeColor="text1"/>
          </w:rPr>
          <w:t>Abstract</w:t>
        </w:r>
        <w:r w:rsidRPr="00606809">
          <w:rPr>
            <w:rFonts w:asciiTheme="majorBidi" w:hAnsiTheme="majorBidi" w:cstheme="majorBidi"/>
            <w:color w:val="000000" w:themeColor="text1"/>
          </w:rPr>
          <w:ptab w:relativeTo="margin" w:alignment="right" w:leader="dot"/>
        </w:r>
        <w:r w:rsidRPr="00606809">
          <w:rPr>
            <w:rFonts w:asciiTheme="majorBidi" w:hAnsiTheme="majorBidi" w:cstheme="majorBidi"/>
            <w:color w:val="000000" w:themeColor="text1"/>
          </w:rPr>
          <w:t xml:space="preserve"> </w:t>
        </w:r>
        <w:r w:rsidRPr="002B6F36">
          <w:rPr>
            <w:b/>
            <w:bCs/>
          </w:rPr>
          <w:t>6</w:t>
        </w:r>
      </w:ins>
    </w:p>
    <w:p w14:paraId="5C3F1AE8" w14:textId="77777777" w:rsidR="0041178B" w:rsidRPr="00606809" w:rsidRDefault="0041178B" w:rsidP="0041178B">
      <w:pPr>
        <w:pStyle w:val="TOC1"/>
        <w:spacing w:line="360" w:lineRule="auto"/>
        <w:jc w:val="both"/>
        <w:rPr>
          <w:ins w:id="35" w:author="Yuval Nir" w:date="2026-08-11T16:47:00Z" w16du:dateUtc="2026-08-11T13:47:00Z"/>
          <w:rFonts w:asciiTheme="majorBidi" w:hAnsiTheme="majorBidi" w:cstheme="majorBidi"/>
          <w:color w:val="000000" w:themeColor="text1"/>
        </w:rPr>
      </w:pPr>
      <w:ins w:id="36" w:author="Yuval Nir" w:date="2026-08-11T16:47:00Z" w16du:dateUtc="2026-08-11T13:47:00Z">
        <w:r w:rsidRPr="00606809">
          <w:rPr>
            <w:rFonts w:asciiTheme="majorBidi" w:hAnsiTheme="majorBidi" w:cstheme="majorBidi"/>
            <w:b/>
            <w:bCs/>
            <w:color w:val="000000" w:themeColor="text1"/>
          </w:rPr>
          <w:t>Introduction</w:t>
        </w:r>
        <w:r w:rsidRPr="00606809">
          <w:rPr>
            <w:rFonts w:asciiTheme="majorBidi" w:hAnsiTheme="majorBidi" w:cstheme="majorBidi"/>
            <w:color w:val="000000" w:themeColor="text1"/>
          </w:rPr>
          <w:ptab w:relativeTo="margin" w:alignment="right" w:leader="dot"/>
        </w:r>
        <w:r w:rsidRPr="00606809">
          <w:rPr>
            <w:rFonts w:asciiTheme="majorBidi" w:hAnsiTheme="majorBidi" w:cstheme="majorBidi"/>
            <w:color w:val="000000" w:themeColor="text1"/>
          </w:rPr>
          <w:t xml:space="preserve"> </w:t>
        </w:r>
        <w:r w:rsidRPr="002B6F36">
          <w:rPr>
            <w:b/>
            <w:bCs/>
          </w:rPr>
          <w:t>8</w:t>
        </w:r>
      </w:ins>
    </w:p>
    <w:p w14:paraId="7BF823E6" w14:textId="77777777" w:rsidR="0041178B" w:rsidRPr="00606809" w:rsidRDefault="0041178B" w:rsidP="0041178B">
      <w:pPr>
        <w:pStyle w:val="TOC2"/>
        <w:rPr>
          <w:ins w:id="37" w:author="Yuval Nir" w:date="2026-08-11T16:47:00Z" w16du:dateUtc="2026-08-11T13:47:00Z"/>
        </w:rPr>
      </w:pPr>
      <w:ins w:id="38" w:author="Yuval Nir" w:date="2026-08-11T16:47:00Z" w16du:dateUtc="2026-08-11T13:47:00Z">
        <w:r w:rsidRPr="00606809">
          <w:t>Sleep</w:t>
        </w:r>
        <w:r w:rsidRPr="00606809">
          <w:ptab w:relativeTo="margin" w:alignment="right" w:leader="dot"/>
        </w:r>
        <w:r w:rsidRPr="00606809">
          <w:t xml:space="preserve"> </w:t>
        </w:r>
        <w:r w:rsidRPr="00F34837">
          <w:rPr>
            <w:b/>
            <w:bCs/>
          </w:rPr>
          <w:t>8</w:t>
        </w:r>
      </w:ins>
    </w:p>
    <w:p w14:paraId="798624CA" w14:textId="77777777" w:rsidR="0041178B" w:rsidRPr="00606809" w:rsidRDefault="0041178B" w:rsidP="0041178B">
      <w:pPr>
        <w:pStyle w:val="TOC2"/>
        <w:rPr>
          <w:ins w:id="39" w:author="Yuval Nir" w:date="2026-08-11T16:47:00Z" w16du:dateUtc="2026-08-11T13:47:00Z"/>
        </w:rPr>
      </w:pPr>
      <w:ins w:id="40" w:author="Yuval Nir" w:date="2026-08-11T16:47:00Z" w16du:dateUtc="2026-08-11T13:47:00Z">
        <w:r w:rsidRPr="00606809">
          <w:t>Sleep, Learning and Memory</w:t>
        </w:r>
        <w:r w:rsidRPr="00606809">
          <w:ptab w:relativeTo="margin" w:alignment="right" w:leader="dot"/>
        </w:r>
        <w:r w:rsidRPr="00606809">
          <w:t xml:space="preserve"> </w:t>
        </w:r>
        <w:r w:rsidRPr="00F34837">
          <w:rPr>
            <w:b/>
            <w:bCs/>
          </w:rPr>
          <w:t>9</w:t>
        </w:r>
      </w:ins>
    </w:p>
    <w:p w14:paraId="2A3E4B80" w14:textId="77777777" w:rsidR="0041178B" w:rsidRPr="00606809" w:rsidRDefault="0041178B" w:rsidP="0041178B">
      <w:pPr>
        <w:pStyle w:val="TOC2"/>
        <w:rPr>
          <w:ins w:id="41" w:author="Yuval Nir" w:date="2026-08-11T16:47:00Z" w16du:dateUtc="2026-08-11T13:47:00Z"/>
        </w:rPr>
      </w:pPr>
      <w:ins w:id="42" w:author="Yuval Nir" w:date="2026-08-11T16:47:00Z" w16du:dateUtc="2026-08-11T13:47:00Z">
        <w:r w:rsidRPr="00606809">
          <w:t>Sleep and Aging</w:t>
        </w:r>
        <w:r w:rsidRPr="00606809">
          <w:ptab w:relativeTo="margin" w:alignment="right" w:leader="dot"/>
        </w:r>
        <w:r w:rsidRPr="00606809">
          <w:t xml:space="preserve"> </w:t>
        </w:r>
        <w:r w:rsidRPr="00F34837">
          <w:rPr>
            <w:b/>
            <w:bCs/>
          </w:rPr>
          <w:t>10</w:t>
        </w:r>
      </w:ins>
    </w:p>
    <w:p w14:paraId="32E3398E" w14:textId="77777777" w:rsidR="0041178B" w:rsidRPr="00606809" w:rsidRDefault="0041178B" w:rsidP="0041178B">
      <w:pPr>
        <w:pStyle w:val="TOC2"/>
        <w:rPr>
          <w:ins w:id="43" w:author="Yuval Nir" w:date="2026-08-11T16:47:00Z" w16du:dateUtc="2026-08-11T13:47:00Z"/>
        </w:rPr>
      </w:pPr>
      <w:ins w:id="44" w:author="Yuval Nir" w:date="2026-08-11T16:47:00Z" w16du:dateUtc="2026-08-11T13:47:00Z">
        <w:r w:rsidRPr="00606809">
          <w:t>Sleep and Neurodegeneration</w:t>
        </w:r>
        <w:r w:rsidRPr="00606809">
          <w:ptab w:relativeTo="margin" w:alignment="right" w:leader="dot"/>
        </w:r>
        <w:r w:rsidRPr="00606809">
          <w:t xml:space="preserve"> </w:t>
        </w:r>
        <w:r w:rsidRPr="00F34837">
          <w:rPr>
            <w:b/>
            <w:bCs/>
          </w:rPr>
          <w:t>11</w:t>
        </w:r>
      </w:ins>
    </w:p>
    <w:p w14:paraId="5223BE13" w14:textId="77777777" w:rsidR="0041178B" w:rsidRPr="00606809" w:rsidRDefault="0041178B" w:rsidP="0041178B">
      <w:pPr>
        <w:pStyle w:val="TOC2"/>
        <w:rPr>
          <w:ins w:id="45" w:author="Yuval Nir" w:date="2026-08-11T16:47:00Z" w16du:dateUtc="2026-08-11T13:47:00Z"/>
        </w:rPr>
      </w:pPr>
      <w:ins w:id="46" w:author="Yuval Nir" w:date="2026-08-11T16:47:00Z" w16du:dateUtc="2026-08-11T13:47:00Z">
        <w:r w:rsidRPr="00606809">
          <w:t>Alzheimer’s Disease (AD)</w:t>
        </w:r>
        <w:r w:rsidRPr="00606809">
          <w:ptab w:relativeTo="margin" w:alignment="right" w:leader="dot"/>
        </w:r>
        <w:r w:rsidRPr="00606809">
          <w:t xml:space="preserve"> </w:t>
        </w:r>
        <w:r w:rsidRPr="00F34837">
          <w:rPr>
            <w:b/>
            <w:bCs/>
          </w:rPr>
          <w:t>11</w:t>
        </w:r>
      </w:ins>
    </w:p>
    <w:p w14:paraId="403FAF4D" w14:textId="77777777" w:rsidR="0041178B" w:rsidRPr="00606809" w:rsidRDefault="0041178B" w:rsidP="0041178B">
      <w:pPr>
        <w:pStyle w:val="TOC2"/>
        <w:rPr>
          <w:ins w:id="47" w:author="Yuval Nir" w:date="2026-08-11T16:47:00Z" w16du:dateUtc="2026-08-11T13:47:00Z"/>
        </w:rPr>
      </w:pPr>
      <w:ins w:id="48" w:author="Yuval Nir" w:date="2026-08-11T16:47:00Z" w16du:dateUtc="2026-08-11T13:47:00Z">
        <w:r w:rsidRPr="00606809">
          <w:t>Sleep in Alzheimer’s Disease</w:t>
        </w:r>
        <w:r w:rsidRPr="00606809">
          <w:ptab w:relativeTo="margin" w:alignment="right" w:leader="dot"/>
        </w:r>
        <w:r w:rsidRPr="00606809">
          <w:t xml:space="preserve"> </w:t>
        </w:r>
        <w:r w:rsidRPr="00F34837">
          <w:rPr>
            <w:b/>
            <w:bCs/>
          </w:rPr>
          <w:t>13</w:t>
        </w:r>
      </w:ins>
    </w:p>
    <w:p w14:paraId="6634F2FD" w14:textId="77777777" w:rsidR="0041178B" w:rsidRPr="00606809" w:rsidRDefault="0041178B" w:rsidP="0041178B">
      <w:pPr>
        <w:pStyle w:val="TOC2"/>
        <w:rPr>
          <w:ins w:id="49" w:author="Yuval Nir" w:date="2026-08-11T16:47:00Z" w16du:dateUtc="2026-08-11T13:47:00Z"/>
        </w:rPr>
      </w:pPr>
      <w:ins w:id="50" w:author="Yuval Nir" w:date="2026-08-11T16:47:00Z" w16du:dateUtc="2026-08-11T13:47:00Z">
        <w:r w:rsidRPr="00606809">
          <w:t>Mild Cognitive Impairment (MCI)</w:t>
        </w:r>
        <w:r w:rsidRPr="00606809">
          <w:ptab w:relativeTo="margin" w:alignment="right" w:leader="dot"/>
        </w:r>
        <w:r w:rsidRPr="00606809">
          <w:t xml:space="preserve"> </w:t>
        </w:r>
        <w:r w:rsidRPr="00F34837">
          <w:rPr>
            <w:b/>
            <w:bCs/>
          </w:rPr>
          <w:t>14</w:t>
        </w:r>
      </w:ins>
    </w:p>
    <w:p w14:paraId="185AC1D5" w14:textId="77777777" w:rsidR="0041178B" w:rsidRPr="00606809" w:rsidRDefault="0041178B" w:rsidP="0041178B">
      <w:pPr>
        <w:pStyle w:val="TOC2"/>
        <w:rPr>
          <w:ins w:id="51" w:author="Yuval Nir" w:date="2026-08-11T16:47:00Z" w16du:dateUtc="2026-08-11T13:47:00Z"/>
        </w:rPr>
      </w:pPr>
      <w:ins w:id="52" w:author="Yuval Nir" w:date="2026-08-11T16:47:00Z" w16du:dateUtc="2026-08-11T13:47:00Z">
        <w:r w:rsidRPr="00606809">
          <w:t>Amnestic Mild Cognitive Impairment</w:t>
        </w:r>
        <w:r w:rsidRPr="00606809">
          <w:ptab w:relativeTo="margin" w:alignment="right" w:leader="dot"/>
        </w:r>
        <w:r w:rsidRPr="00606809">
          <w:t xml:space="preserve"> </w:t>
        </w:r>
        <w:r w:rsidRPr="00F34837">
          <w:rPr>
            <w:b/>
            <w:bCs/>
          </w:rPr>
          <w:t>14</w:t>
        </w:r>
      </w:ins>
    </w:p>
    <w:p w14:paraId="6CCACDC3" w14:textId="77777777" w:rsidR="0041178B" w:rsidRPr="00606809" w:rsidRDefault="0041178B" w:rsidP="0041178B">
      <w:pPr>
        <w:pStyle w:val="TOC1"/>
        <w:spacing w:line="360" w:lineRule="auto"/>
        <w:ind w:firstLine="216"/>
        <w:jc w:val="both"/>
        <w:rPr>
          <w:ins w:id="53" w:author="Yuval Nir" w:date="2026-08-11T16:47:00Z" w16du:dateUtc="2026-08-11T13:47:00Z"/>
          <w:rFonts w:asciiTheme="majorBidi" w:hAnsiTheme="majorBidi" w:cstheme="majorBidi"/>
          <w:b/>
          <w:bCs/>
          <w:color w:val="000000" w:themeColor="text1"/>
        </w:rPr>
      </w:pPr>
      <w:ins w:id="54" w:author="Yuval Nir" w:date="2026-08-11T16:47:00Z" w16du:dateUtc="2026-08-11T13:47:00Z">
        <w:r w:rsidRPr="00914DF0">
          <w:t>Sleep in MCI</w:t>
        </w:r>
        <w:r w:rsidRPr="00606809">
          <w:rPr>
            <w:rFonts w:asciiTheme="majorBidi" w:hAnsiTheme="majorBidi" w:cstheme="majorBidi"/>
            <w:i/>
            <w:iCs/>
            <w:color w:val="000000" w:themeColor="text1"/>
          </w:rPr>
          <w:ptab w:relativeTo="margin" w:alignment="right" w:leader="dot"/>
        </w:r>
        <w:r w:rsidRPr="00F34837">
          <w:rPr>
            <w:rFonts w:asciiTheme="majorBidi" w:hAnsiTheme="majorBidi" w:cstheme="majorBidi"/>
            <w:b/>
            <w:bCs/>
            <w:color w:val="000000" w:themeColor="text1"/>
          </w:rPr>
          <w:t>15</w:t>
        </w:r>
      </w:ins>
    </w:p>
    <w:p w14:paraId="3B449352" w14:textId="77777777" w:rsidR="0041178B" w:rsidRPr="00606809" w:rsidRDefault="0041178B" w:rsidP="0041178B">
      <w:pPr>
        <w:pStyle w:val="TOC1"/>
        <w:spacing w:line="360" w:lineRule="auto"/>
        <w:jc w:val="both"/>
        <w:rPr>
          <w:ins w:id="55" w:author="Yuval Nir" w:date="2026-08-11T16:47:00Z" w16du:dateUtc="2026-08-11T13:47:00Z"/>
          <w:rFonts w:asciiTheme="majorBidi" w:hAnsiTheme="majorBidi" w:cstheme="majorBidi"/>
          <w:b/>
          <w:bCs/>
          <w:color w:val="000000" w:themeColor="text1"/>
        </w:rPr>
      </w:pPr>
      <w:ins w:id="56" w:author="Yuval Nir" w:date="2026-08-11T16:47:00Z" w16du:dateUtc="2026-08-11T13:47:00Z">
        <w:r w:rsidRPr="00606809">
          <w:rPr>
            <w:rFonts w:asciiTheme="majorBidi" w:hAnsiTheme="majorBidi" w:cstheme="majorBidi"/>
            <w:b/>
            <w:bCs/>
            <w:color w:val="000000" w:themeColor="text1"/>
          </w:rPr>
          <w:t>Methods</w:t>
        </w:r>
        <w:r w:rsidRPr="00606809">
          <w:rPr>
            <w:rFonts w:asciiTheme="majorBidi" w:hAnsiTheme="majorBidi" w:cstheme="majorBidi"/>
            <w:color w:val="000000" w:themeColor="text1"/>
          </w:rPr>
          <w:ptab w:relativeTo="margin" w:alignment="right" w:leader="dot"/>
        </w:r>
        <w:r w:rsidRPr="00606809">
          <w:rPr>
            <w:rFonts w:asciiTheme="majorBidi" w:hAnsiTheme="majorBidi" w:cstheme="majorBidi"/>
            <w:color w:val="000000" w:themeColor="text1"/>
          </w:rPr>
          <w:t xml:space="preserve"> </w:t>
        </w:r>
        <w:r w:rsidRPr="00606809">
          <w:rPr>
            <w:rFonts w:asciiTheme="majorBidi" w:hAnsiTheme="majorBidi" w:cstheme="majorBidi"/>
            <w:b/>
            <w:bCs/>
            <w:color w:val="000000" w:themeColor="text1"/>
          </w:rPr>
          <w:t>1</w:t>
        </w:r>
        <w:r>
          <w:rPr>
            <w:rFonts w:asciiTheme="majorBidi" w:hAnsiTheme="majorBidi" w:cstheme="majorBidi"/>
            <w:b/>
            <w:bCs/>
            <w:color w:val="000000" w:themeColor="text1"/>
          </w:rPr>
          <w:t>7</w:t>
        </w:r>
      </w:ins>
    </w:p>
    <w:p w14:paraId="50D496C4" w14:textId="77777777" w:rsidR="0041178B" w:rsidRPr="00836A7E" w:rsidRDefault="0041178B" w:rsidP="0041178B">
      <w:pPr>
        <w:pStyle w:val="TOC2"/>
        <w:rPr>
          <w:ins w:id="57" w:author="Yuval Nir" w:date="2026-08-11T16:47:00Z" w16du:dateUtc="2026-08-11T13:47:00Z"/>
          <w:b/>
          <w:bCs/>
        </w:rPr>
      </w:pPr>
      <w:ins w:id="58" w:author="Yuval Nir" w:date="2026-08-11T16:47:00Z" w16du:dateUtc="2026-08-11T13:47:00Z">
        <w:r w:rsidRPr="00606809">
          <w:t>Participants</w:t>
        </w:r>
        <w:r w:rsidRPr="00606809">
          <w:ptab w:relativeTo="margin" w:alignment="right" w:leader="dot"/>
        </w:r>
        <w:r w:rsidRPr="00606809">
          <w:t xml:space="preserve"> </w:t>
        </w:r>
        <w:r w:rsidRPr="00F34837">
          <w:rPr>
            <w:b/>
            <w:bCs/>
          </w:rPr>
          <w:t>17</w:t>
        </w:r>
      </w:ins>
    </w:p>
    <w:p w14:paraId="06A8BF37" w14:textId="77777777" w:rsidR="0041178B" w:rsidRDefault="0041178B" w:rsidP="0041178B">
      <w:pPr>
        <w:pStyle w:val="TOC2"/>
        <w:rPr>
          <w:ins w:id="59" w:author="Yuval Nir" w:date="2026-08-11T16:47:00Z" w16du:dateUtc="2026-08-11T13:47:00Z"/>
        </w:rPr>
      </w:pPr>
      <w:ins w:id="60" w:author="Yuval Nir" w:date="2026-08-11T16:47:00Z" w16du:dateUtc="2026-08-11T13:47:00Z">
        <w:r>
          <w:t>Procedure</w:t>
        </w:r>
        <w:r w:rsidRPr="00606809">
          <w:t xml:space="preserve"> </w:t>
        </w:r>
        <w:r w:rsidRPr="00606809">
          <w:ptab w:relativeTo="margin" w:alignment="right" w:leader="dot"/>
        </w:r>
        <w:r w:rsidRPr="00606809">
          <w:t xml:space="preserve"> </w:t>
        </w:r>
        <w:r w:rsidRPr="00F34837">
          <w:rPr>
            <w:b/>
            <w:bCs/>
          </w:rPr>
          <w:t>20</w:t>
        </w:r>
      </w:ins>
    </w:p>
    <w:p w14:paraId="12BC4493" w14:textId="77777777" w:rsidR="0041178B" w:rsidRPr="00F736F2" w:rsidRDefault="0041178B" w:rsidP="0041178B">
      <w:pPr>
        <w:pStyle w:val="TOC3"/>
        <w:spacing w:line="360" w:lineRule="auto"/>
        <w:ind w:left="446"/>
        <w:jc w:val="both"/>
        <w:rPr>
          <w:ins w:id="61" w:author="Yuval Nir" w:date="2026-08-11T16:47:00Z" w16du:dateUtc="2026-08-11T13:47:00Z"/>
          <w:rFonts w:asciiTheme="majorBidi" w:hAnsiTheme="majorBidi" w:cstheme="majorBidi"/>
          <w:color w:val="000000" w:themeColor="text1"/>
          <w:sz w:val="20"/>
          <w:szCs w:val="20"/>
        </w:rPr>
      </w:pPr>
      <w:ins w:id="62" w:author="Yuval Nir" w:date="2026-08-11T16:47:00Z" w16du:dateUtc="2026-08-11T13:47:00Z">
        <w:r>
          <w:rPr>
            <w:rFonts w:asciiTheme="majorBidi" w:hAnsiTheme="majorBidi" w:cstheme="majorBidi"/>
            <w:color w:val="000000" w:themeColor="text1"/>
            <w:sz w:val="18"/>
            <w:szCs w:val="18"/>
          </w:rPr>
          <w:t>Cognitive testing</w:t>
        </w:r>
        <w:r w:rsidRPr="00F736F2">
          <w:rPr>
            <w:rFonts w:asciiTheme="majorBidi" w:hAnsiTheme="majorBidi" w:cstheme="majorBidi"/>
            <w:color w:val="000000" w:themeColor="text1"/>
            <w:sz w:val="20"/>
            <w:szCs w:val="20"/>
          </w:rPr>
          <w:ptab w:relativeTo="margin" w:alignment="right" w:leader="dot"/>
        </w:r>
        <w:r w:rsidRPr="00F736F2">
          <w:rPr>
            <w:rFonts w:asciiTheme="majorBidi" w:hAnsiTheme="majorBidi" w:cstheme="majorBidi"/>
            <w:color w:val="000000" w:themeColor="text1"/>
            <w:sz w:val="20"/>
            <w:szCs w:val="20"/>
          </w:rPr>
          <w:t xml:space="preserve"> </w:t>
        </w:r>
        <w:r w:rsidRPr="00F34837">
          <w:rPr>
            <w:rFonts w:asciiTheme="majorBidi" w:hAnsiTheme="majorBidi" w:cstheme="majorBidi"/>
            <w:b/>
            <w:bCs/>
            <w:color w:val="000000" w:themeColor="text1"/>
          </w:rPr>
          <w:t>20</w:t>
        </w:r>
      </w:ins>
    </w:p>
    <w:p w14:paraId="5B9F7997" w14:textId="77777777" w:rsidR="0041178B" w:rsidRPr="00FA492D" w:rsidRDefault="0041178B" w:rsidP="0041178B">
      <w:pPr>
        <w:pStyle w:val="TOC3"/>
        <w:spacing w:line="360" w:lineRule="auto"/>
        <w:ind w:left="446"/>
        <w:jc w:val="both"/>
        <w:rPr>
          <w:ins w:id="63" w:author="Yuval Nir" w:date="2026-08-11T16:47:00Z" w16du:dateUtc="2026-08-11T13:47:00Z"/>
          <w:rFonts w:asciiTheme="majorBidi" w:hAnsiTheme="majorBidi" w:cstheme="majorBidi"/>
          <w:color w:val="000000" w:themeColor="text1"/>
        </w:rPr>
      </w:pPr>
      <w:ins w:id="64" w:author="Yuval Nir" w:date="2026-08-11T16:47:00Z" w16du:dateUtc="2026-08-11T13:47:00Z">
        <w:r>
          <w:rPr>
            <w:rFonts w:asciiTheme="majorBidi" w:hAnsiTheme="majorBidi" w:cstheme="majorBidi"/>
            <w:color w:val="000000" w:themeColor="text1"/>
            <w:sz w:val="18"/>
            <w:szCs w:val="18"/>
          </w:rPr>
          <w:t>The memory paradigm</w:t>
        </w:r>
        <w:r w:rsidRPr="00606809">
          <w:rPr>
            <w:rFonts w:asciiTheme="majorBidi" w:hAnsiTheme="majorBidi" w:cstheme="majorBidi"/>
            <w:color w:val="000000" w:themeColor="text1"/>
          </w:rPr>
          <w:ptab w:relativeTo="margin" w:alignment="right" w:leader="dot"/>
        </w:r>
        <w:r w:rsidRPr="00606809">
          <w:rPr>
            <w:rFonts w:asciiTheme="majorBidi" w:hAnsiTheme="majorBidi" w:cstheme="majorBidi"/>
            <w:color w:val="000000" w:themeColor="text1"/>
          </w:rPr>
          <w:t xml:space="preserve"> </w:t>
        </w:r>
        <w:r>
          <w:rPr>
            <w:rFonts w:asciiTheme="majorBidi" w:hAnsiTheme="majorBidi" w:cstheme="majorBidi"/>
            <w:b/>
            <w:bCs/>
            <w:color w:val="000000" w:themeColor="text1"/>
          </w:rPr>
          <w:t>20</w:t>
        </w:r>
      </w:ins>
    </w:p>
    <w:p w14:paraId="10088CEB" w14:textId="77777777" w:rsidR="0041178B" w:rsidRPr="00836A7E" w:rsidRDefault="0041178B" w:rsidP="0041178B">
      <w:pPr>
        <w:pStyle w:val="TOC2"/>
        <w:rPr>
          <w:ins w:id="65" w:author="Yuval Nir" w:date="2026-08-11T16:47:00Z" w16du:dateUtc="2026-08-11T13:47:00Z"/>
          <w:b/>
          <w:bCs/>
        </w:rPr>
      </w:pPr>
      <w:ins w:id="66" w:author="Yuval Nir" w:date="2026-08-11T16:47:00Z" w16du:dateUtc="2026-08-11T13:47:00Z">
        <w:r w:rsidRPr="00606809">
          <w:t>EEG data acquisition</w:t>
        </w:r>
        <w:r w:rsidRPr="00606809">
          <w:rPr>
            <w:rFonts w:eastAsia="Times New Roman"/>
            <w:b/>
            <w:bCs/>
            <w:sz w:val="24"/>
            <w:szCs w:val="24"/>
            <w:shd w:val="clear" w:color="auto" w:fill="FFFFFF"/>
          </w:rPr>
          <w:t xml:space="preserve"> </w:t>
        </w:r>
        <w:r w:rsidRPr="00606809">
          <w:ptab w:relativeTo="margin" w:alignment="right" w:leader="dot"/>
        </w:r>
        <w:r w:rsidRPr="00F34837">
          <w:rPr>
            <w:b/>
            <w:bCs/>
          </w:rPr>
          <w:t>21</w:t>
        </w:r>
      </w:ins>
    </w:p>
    <w:p w14:paraId="3312DEE6" w14:textId="77777777" w:rsidR="0041178B" w:rsidRDefault="0041178B" w:rsidP="0041178B">
      <w:pPr>
        <w:pStyle w:val="TOC2"/>
        <w:rPr>
          <w:ins w:id="67" w:author="Yuval Nir" w:date="2026-08-11T16:47:00Z" w16du:dateUtc="2026-08-11T13:47:00Z"/>
        </w:rPr>
      </w:pPr>
      <w:ins w:id="68" w:author="Yuval Nir" w:date="2026-08-11T16:47:00Z" w16du:dateUtc="2026-08-11T13:47:00Z">
        <w:r w:rsidRPr="00606809">
          <w:t xml:space="preserve">Sleep Scoring </w:t>
        </w:r>
        <w:r w:rsidRPr="00606809">
          <w:ptab w:relativeTo="margin" w:alignment="right" w:leader="dot"/>
        </w:r>
        <w:r w:rsidRPr="00F34837">
          <w:rPr>
            <w:b/>
            <w:bCs/>
          </w:rPr>
          <w:t xml:space="preserve"> 22</w:t>
        </w:r>
      </w:ins>
    </w:p>
    <w:p w14:paraId="75FDFAFD" w14:textId="77777777" w:rsidR="0041178B" w:rsidRPr="00606809" w:rsidRDefault="0041178B" w:rsidP="0041178B">
      <w:pPr>
        <w:pStyle w:val="TOC2"/>
        <w:rPr>
          <w:ins w:id="69" w:author="Yuval Nir" w:date="2026-08-11T16:47:00Z" w16du:dateUtc="2026-08-11T13:47:00Z"/>
        </w:rPr>
      </w:pPr>
      <w:ins w:id="70" w:author="Yuval Nir" w:date="2026-08-11T16:47:00Z" w16du:dateUtc="2026-08-11T13:47:00Z">
        <w:r w:rsidRPr="00606809">
          <w:t xml:space="preserve">Memory Performance </w:t>
        </w:r>
        <w:r w:rsidRPr="00606809">
          <w:ptab w:relativeTo="margin" w:alignment="right" w:leader="dot"/>
        </w:r>
        <w:r w:rsidRPr="00606809">
          <w:t xml:space="preserve"> </w:t>
        </w:r>
        <w:r>
          <w:rPr>
            <w:b/>
            <w:bCs/>
          </w:rPr>
          <w:t>24</w:t>
        </w:r>
      </w:ins>
    </w:p>
    <w:p w14:paraId="2B92A928" w14:textId="77777777" w:rsidR="0041178B" w:rsidRPr="00606809" w:rsidRDefault="0041178B" w:rsidP="0041178B">
      <w:pPr>
        <w:pStyle w:val="TOC2"/>
        <w:rPr>
          <w:ins w:id="71" w:author="Yuval Nir" w:date="2026-08-11T16:47:00Z" w16du:dateUtc="2026-08-11T13:47:00Z"/>
        </w:rPr>
      </w:pPr>
      <w:ins w:id="72" w:author="Yuval Nir" w:date="2026-08-11T16:47:00Z" w16du:dateUtc="2026-08-11T13:47:00Z">
        <w:r>
          <w:t>Statistical Analysis</w:t>
        </w:r>
        <w:r w:rsidRPr="00606809">
          <w:ptab w:relativeTo="margin" w:alignment="right" w:leader="dot"/>
        </w:r>
        <w:r w:rsidRPr="00F34837">
          <w:rPr>
            <w:b/>
            <w:bCs/>
          </w:rPr>
          <w:t xml:space="preserve"> </w:t>
        </w:r>
        <w:r>
          <w:rPr>
            <w:b/>
            <w:bCs/>
          </w:rPr>
          <w:t>24</w:t>
        </w:r>
      </w:ins>
    </w:p>
    <w:p w14:paraId="34703714" w14:textId="77777777" w:rsidR="0041178B" w:rsidRPr="00606809" w:rsidRDefault="0041178B" w:rsidP="0041178B">
      <w:pPr>
        <w:pStyle w:val="TOC1"/>
        <w:spacing w:line="360" w:lineRule="auto"/>
        <w:jc w:val="both"/>
        <w:rPr>
          <w:ins w:id="73" w:author="Yuval Nir" w:date="2026-08-11T16:47:00Z" w16du:dateUtc="2026-08-11T13:47:00Z"/>
          <w:rFonts w:asciiTheme="majorBidi" w:hAnsiTheme="majorBidi" w:cstheme="majorBidi"/>
          <w:b/>
          <w:bCs/>
          <w:color w:val="000000" w:themeColor="text1"/>
        </w:rPr>
      </w:pPr>
      <w:ins w:id="74" w:author="Yuval Nir" w:date="2026-08-11T16:47:00Z" w16du:dateUtc="2026-08-11T13:47:00Z">
        <w:r w:rsidRPr="00606809">
          <w:rPr>
            <w:rFonts w:asciiTheme="majorBidi" w:hAnsiTheme="majorBidi" w:cstheme="majorBidi"/>
            <w:b/>
            <w:bCs/>
            <w:color w:val="000000" w:themeColor="text1"/>
          </w:rPr>
          <w:t>Results</w:t>
        </w:r>
        <w:r w:rsidRPr="00606809">
          <w:rPr>
            <w:rFonts w:asciiTheme="majorBidi" w:hAnsiTheme="majorBidi" w:cstheme="majorBidi"/>
            <w:color w:val="000000" w:themeColor="text1"/>
          </w:rPr>
          <w:ptab w:relativeTo="margin" w:alignment="right" w:leader="dot"/>
        </w:r>
        <w:r w:rsidRPr="00606809">
          <w:rPr>
            <w:rFonts w:asciiTheme="majorBidi" w:hAnsiTheme="majorBidi" w:cstheme="majorBidi"/>
            <w:color w:val="000000" w:themeColor="text1"/>
          </w:rPr>
          <w:t xml:space="preserve"> </w:t>
        </w:r>
        <w:r w:rsidRPr="00E020F6">
          <w:rPr>
            <w:b/>
            <w:bCs/>
          </w:rPr>
          <w:t>25</w:t>
        </w:r>
      </w:ins>
    </w:p>
    <w:p w14:paraId="4FFDC20C" w14:textId="77777777" w:rsidR="0041178B" w:rsidRDefault="0041178B" w:rsidP="0041178B">
      <w:pPr>
        <w:pStyle w:val="TOC2"/>
        <w:rPr>
          <w:ins w:id="75" w:author="Yuval Nir" w:date="2026-08-11T16:47:00Z" w16du:dateUtc="2026-08-11T13:47:00Z"/>
        </w:rPr>
      </w:pPr>
      <w:ins w:id="76" w:author="Yuval Nir" w:date="2026-08-11T16:47:00Z" w16du:dateUtc="2026-08-11T13:47:00Z">
        <w:r w:rsidRPr="00016489">
          <w:t>Memory Performance</w:t>
        </w:r>
        <w:r w:rsidRPr="00606809">
          <w:ptab w:relativeTo="margin" w:alignment="right" w:leader="dot"/>
        </w:r>
        <w:r w:rsidRPr="00606809">
          <w:t xml:space="preserve"> </w:t>
        </w:r>
        <w:r w:rsidRPr="00836A7E">
          <w:rPr>
            <w:b/>
            <w:bCs/>
          </w:rPr>
          <w:t>2</w:t>
        </w:r>
        <w:r>
          <w:rPr>
            <w:b/>
            <w:bCs/>
          </w:rPr>
          <w:t>5</w:t>
        </w:r>
      </w:ins>
    </w:p>
    <w:p w14:paraId="550A20A6" w14:textId="77777777" w:rsidR="0041178B" w:rsidRPr="00606809" w:rsidRDefault="0041178B" w:rsidP="0041178B">
      <w:pPr>
        <w:pStyle w:val="TOC2"/>
        <w:rPr>
          <w:ins w:id="77" w:author="Yuval Nir" w:date="2026-08-11T16:47:00Z" w16du:dateUtc="2026-08-11T13:47:00Z"/>
        </w:rPr>
      </w:pPr>
      <w:ins w:id="78" w:author="Yuval Nir" w:date="2026-08-11T16:47:00Z" w16du:dateUtc="2026-08-11T13:47:00Z">
        <w:r w:rsidRPr="00016489">
          <w:t>Sleep Architecture</w:t>
        </w:r>
        <w:r w:rsidRPr="00606809">
          <w:ptab w:relativeTo="margin" w:alignment="right" w:leader="dot"/>
        </w:r>
        <w:r w:rsidRPr="00606809">
          <w:t xml:space="preserve"> </w:t>
        </w:r>
        <w:r w:rsidRPr="00836A7E">
          <w:rPr>
            <w:b/>
            <w:bCs/>
          </w:rPr>
          <w:t>2</w:t>
        </w:r>
        <w:r>
          <w:rPr>
            <w:b/>
            <w:bCs/>
          </w:rPr>
          <w:t>7</w:t>
        </w:r>
      </w:ins>
    </w:p>
    <w:p w14:paraId="0093556D" w14:textId="77777777" w:rsidR="0041178B" w:rsidRPr="00606809" w:rsidRDefault="0041178B" w:rsidP="0041178B">
      <w:pPr>
        <w:pStyle w:val="TOC1"/>
        <w:spacing w:line="360" w:lineRule="auto"/>
        <w:jc w:val="both"/>
        <w:rPr>
          <w:ins w:id="79" w:author="Yuval Nir" w:date="2026-08-11T16:47:00Z" w16du:dateUtc="2026-08-11T13:47:00Z"/>
          <w:rFonts w:asciiTheme="majorBidi" w:hAnsiTheme="majorBidi" w:cstheme="majorBidi"/>
          <w:b/>
          <w:bCs/>
          <w:color w:val="000000" w:themeColor="text1"/>
        </w:rPr>
      </w:pPr>
      <w:ins w:id="80" w:author="Yuval Nir" w:date="2026-08-11T16:47:00Z" w16du:dateUtc="2026-08-11T13:47:00Z">
        <w:r w:rsidRPr="00606809">
          <w:rPr>
            <w:rFonts w:asciiTheme="majorBidi" w:hAnsiTheme="majorBidi" w:cstheme="majorBidi"/>
            <w:b/>
            <w:bCs/>
            <w:color w:val="000000" w:themeColor="text1"/>
          </w:rPr>
          <w:t>Discussion</w:t>
        </w:r>
        <w:r w:rsidRPr="00606809">
          <w:rPr>
            <w:rFonts w:asciiTheme="majorBidi" w:hAnsiTheme="majorBidi" w:cstheme="majorBidi"/>
            <w:color w:val="000000" w:themeColor="text1"/>
          </w:rPr>
          <w:ptab w:relativeTo="margin" w:alignment="right" w:leader="dot"/>
        </w:r>
        <w:r w:rsidRPr="00606809">
          <w:rPr>
            <w:rFonts w:asciiTheme="majorBidi" w:hAnsiTheme="majorBidi" w:cstheme="majorBidi"/>
            <w:color w:val="000000" w:themeColor="text1"/>
          </w:rPr>
          <w:t xml:space="preserve"> </w:t>
        </w:r>
        <w:r w:rsidRPr="00E020F6">
          <w:rPr>
            <w:b/>
            <w:bCs/>
          </w:rPr>
          <w:t>31</w:t>
        </w:r>
      </w:ins>
    </w:p>
    <w:p w14:paraId="2F40F743" w14:textId="77777777" w:rsidR="0041178B" w:rsidRPr="00606809" w:rsidRDefault="0041178B" w:rsidP="0041178B">
      <w:pPr>
        <w:pStyle w:val="TOC2"/>
        <w:rPr>
          <w:ins w:id="81" w:author="Yuval Nir" w:date="2026-08-11T16:47:00Z" w16du:dateUtc="2026-08-11T13:47:00Z"/>
        </w:rPr>
      </w:pPr>
      <w:ins w:id="82" w:author="Yuval Nir" w:date="2026-08-11T16:47:00Z" w16du:dateUtc="2026-08-11T13:47:00Z">
        <w:r>
          <w:t>General sleep anatomy data framework</w:t>
        </w:r>
        <w:r w:rsidRPr="00606809">
          <w:ptab w:relativeTo="margin" w:alignment="right" w:leader="dot"/>
        </w:r>
        <w:r w:rsidRPr="00606809">
          <w:t xml:space="preserve"> </w:t>
        </w:r>
        <w:r>
          <w:rPr>
            <w:b/>
            <w:bCs/>
          </w:rPr>
          <w:t>32</w:t>
        </w:r>
      </w:ins>
    </w:p>
    <w:p w14:paraId="112A05D9" w14:textId="5FD54DFC" w:rsidR="0041178B" w:rsidRPr="008E7D17" w:rsidRDefault="0041178B" w:rsidP="0041178B">
      <w:pPr>
        <w:pStyle w:val="TOC3"/>
        <w:spacing w:line="360" w:lineRule="auto"/>
        <w:ind w:left="446"/>
        <w:jc w:val="both"/>
        <w:rPr>
          <w:ins w:id="83" w:author="Yuval Nir" w:date="2026-08-11T16:47:00Z" w16du:dateUtc="2026-08-11T13:47:00Z"/>
        </w:rPr>
        <w:pPrChange w:id="84" w:author="Yuval Nir" w:date="2026-08-11T16:47:00Z" w16du:dateUtc="2026-08-11T13:47:00Z">
          <w:pPr>
            <w:pStyle w:val="TOC2"/>
          </w:pPr>
        </w:pPrChange>
      </w:pPr>
      <w:ins w:id="85" w:author="Yuval Nir" w:date="2026-08-11T16:47:00Z" w16du:dateUtc="2026-08-11T13:47:00Z">
        <w:r w:rsidRPr="00F736F2">
          <w:rPr>
            <w:rFonts w:asciiTheme="majorBidi" w:hAnsiTheme="majorBidi" w:cstheme="majorBidi"/>
            <w:color w:val="000000" w:themeColor="text1"/>
            <w:sz w:val="18"/>
            <w:szCs w:val="18"/>
          </w:rPr>
          <w:lastRenderedPageBreak/>
          <w:t>T</w:t>
        </w:r>
      </w:ins>
    </w:p>
    <w:p w14:paraId="142F0C4F" w14:textId="77777777" w:rsidR="0041178B" w:rsidRDefault="0041178B" w:rsidP="0041178B">
      <w:pPr>
        <w:pStyle w:val="TOC2"/>
        <w:rPr>
          <w:ins w:id="86" w:author="Yuval Nir" w:date="2026-08-11T16:47:00Z" w16du:dateUtc="2026-08-11T13:47:00Z"/>
          <w:b/>
          <w:bCs/>
        </w:rPr>
      </w:pPr>
      <w:ins w:id="87" w:author="Yuval Nir" w:date="2026-08-11T16:47:00Z" w16du:dateUtc="2026-08-11T13:47:00Z">
        <w:r>
          <w:t>Implications</w:t>
        </w:r>
        <w:r w:rsidRPr="00606809">
          <w:ptab w:relativeTo="margin" w:alignment="right" w:leader="dot"/>
        </w:r>
        <w:r w:rsidRPr="00606809">
          <w:t xml:space="preserve"> </w:t>
        </w:r>
        <w:r w:rsidRPr="00836A7E">
          <w:rPr>
            <w:b/>
            <w:bCs/>
          </w:rPr>
          <w:t>3</w:t>
        </w:r>
        <w:r>
          <w:rPr>
            <w:b/>
            <w:bCs/>
          </w:rPr>
          <w:t>6</w:t>
        </w:r>
      </w:ins>
    </w:p>
    <w:p w14:paraId="6BF7E832" w14:textId="77777777" w:rsidR="0041178B" w:rsidRPr="00A951A7" w:rsidRDefault="0041178B" w:rsidP="0041178B">
      <w:pPr>
        <w:pStyle w:val="TOC2"/>
        <w:rPr>
          <w:ins w:id="88" w:author="Yuval Nir" w:date="2026-08-11T16:47:00Z" w16du:dateUtc="2026-08-11T13:47:00Z"/>
        </w:rPr>
      </w:pPr>
      <w:ins w:id="89" w:author="Yuval Nir" w:date="2026-08-11T16:47:00Z" w16du:dateUtc="2026-08-11T13:47:00Z">
        <w:r>
          <w:t>Future research</w:t>
        </w:r>
        <w:r w:rsidRPr="00606809">
          <w:ptab w:relativeTo="margin" w:alignment="right" w:leader="dot"/>
        </w:r>
        <w:r w:rsidRPr="00606809">
          <w:t xml:space="preserve"> </w:t>
        </w:r>
        <w:r w:rsidRPr="00836A7E">
          <w:rPr>
            <w:b/>
            <w:bCs/>
          </w:rPr>
          <w:t>3</w:t>
        </w:r>
        <w:r>
          <w:rPr>
            <w:b/>
            <w:bCs/>
          </w:rPr>
          <w:t>7</w:t>
        </w:r>
      </w:ins>
    </w:p>
    <w:p w14:paraId="2093BA88" w14:textId="77777777" w:rsidR="0041178B" w:rsidRPr="0097698D" w:rsidRDefault="0041178B" w:rsidP="0041178B">
      <w:pPr>
        <w:rPr>
          <w:ins w:id="90" w:author="Yuval Nir" w:date="2026-08-11T16:47:00Z" w16du:dateUtc="2026-08-11T13:47:00Z"/>
          <w:lang w:bidi="ar-SA"/>
        </w:rPr>
      </w:pPr>
      <w:ins w:id="91" w:author="Yuval Nir" w:date="2026-08-11T16:47:00Z" w16du:dateUtc="2026-08-11T13:47:00Z">
        <w:r>
          <w:rPr>
            <w:rFonts w:asciiTheme="majorBidi" w:hAnsiTheme="majorBidi" w:cstheme="majorBidi"/>
            <w:b/>
            <w:bCs/>
            <w:color w:val="000000" w:themeColor="text1"/>
          </w:rPr>
          <w:t>Supplementary</w:t>
        </w:r>
        <w:r w:rsidRPr="00606809">
          <w:rPr>
            <w:rFonts w:asciiTheme="majorBidi" w:hAnsiTheme="majorBidi" w:cstheme="majorBidi"/>
            <w:color w:val="000000" w:themeColor="text1"/>
          </w:rPr>
          <w:ptab w:relativeTo="margin" w:alignment="right" w:leader="dot"/>
        </w:r>
        <w:r w:rsidRPr="00E020F6">
          <w:rPr>
            <w:rFonts w:eastAsiaTheme="minorEastAsia" w:cs="Times New Roman"/>
            <w:b/>
            <w:bCs/>
            <w:lang w:bidi="ar-SA"/>
          </w:rPr>
          <w:t>39</w:t>
        </w:r>
      </w:ins>
    </w:p>
    <w:p w14:paraId="5E67AA54" w14:textId="77777777" w:rsidR="0041178B" w:rsidRPr="00792376" w:rsidRDefault="0041178B" w:rsidP="0041178B">
      <w:pPr>
        <w:rPr>
          <w:ins w:id="92" w:author="Yuval Nir" w:date="2026-08-11T16:47:00Z" w16du:dateUtc="2026-08-11T13:47:00Z"/>
          <w:lang w:bidi="ar-SA"/>
        </w:rPr>
      </w:pPr>
      <w:ins w:id="93" w:author="Yuval Nir" w:date="2026-08-11T16:47:00Z" w16du:dateUtc="2026-08-11T13:47:00Z">
        <w:r w:rsidRPr="00606809">
          <w:rPr>
            <w:rFonts w:asciiTheme="majorBidi" w:hAnsiTheme="majorBidi" w:cstheme="majorBidi"/>
            <w:b/>
            <w:bCs/>
            <w:color w:val="000000" w:themeColor="text1"/>
          </w:rPr>
          <w:t>References</w:t>
        </w:r>
        <w:r w:rsidRPr="00606809">
          <w:rPr>
            <w:rFonts w:asciiTheme="majorBidi" w:hAnsiTheme="majorBidi" w:cstheme="majorBidi"/>
            <w:color w:val="000000" w:themeColor="text1"/>
          </w:rPr>
          <w:ptab w:relativeTo="margin" w:alignment="right" w:leader="dot"/>
        </w:r>
        <w:r w:rsidRPr="00E020F6">
          <w:rPr>
            <w:rFonts w:eastAsiaTheme="minorEastAsia" w:cs="Times New Roman"/>
            <w:b/>
            <w:bCs/>
            <w:lang w:bidi="ar-SA"/>
          </w:rPr>
          <w:t>4</w:t>
        </w:r>
        <w:r>
          <w:rPr>
            <w:rFonts w:eastAsiaTheme="minorEastAsia" w:cs="Times New Roman"/>
            <w:b/>
            <w:bCs/>
            <w:lang w:bidi="ar-SA"/>
          </w:rPr>
          <w:t>2</w:t>
        </w:r>
      </w:ins>
    </w:p>
    <w:p w14:paraId="49FE37D3" w14:textId="77777777" w:rsidR="0041178B" w:rsidRPr="00606809" w:rsidRDefault="0041178B" w:rsidP="0041178B">
      <w:pPr>
        <w:pStyle w:val="TOCHeading"/>
        <w:jc w:val="both"/>
        <w:rPr>
          <w:ins w:id="94" w:author="Yuval Nir" w:date="2026-08-11T16:47:00Z" w16du:dateUtc="2026-08-11T13:47:00Z"/>
          <w:rFonts w:asciiTheme="majorBidi" w:hAnsiTheme="majorBidi"/>
          <w:b/>
          <w:bCs/>
          <w:color w:val="000000" w:themeColor="text1"/>
        </w:rPr>
      </w:pPr>
    </w:p>
    <w:p w14:paraId="0337761D" w14:textId="77777777" w:rsidR="0041178B" w:rsidRPr="0041178B" w:rsidRDefault="0041178B">
      <w:pPr>
        <w:pStyle w:val="Heading2"/>
        <w:spacing w:line="360" w:lineRule="auto"/>
        <w:rPr>
          <w:ins w:id="95" w:author="Yuval Nir" w:date="2026-08-11T16:47:00Z" w16du:dateUtc="2026-08-11T13:47:00Z"/>
          <w:lang w:val="en-US"/>
          <w:rPrChange w:id="96" w:author="Yuval Nir" w:date="2026-08-11T16:47:00Z" w16du:dateUtc="2026-08-11T13:47:00Z">
            <w:rPr>
              <w:ins w:id="97" w:author="Yuval Nir" w:date="2026-08-11T16:47:00Z" w16du:dateUtc="2026-08-11T13:47:00Z"/>
            </w:rPr>
          </w:rPrChange>
        </w:rPr>
      </w:pPr>
    </w:p>
    <w:p w14:paraId="007E4A2E" w14:textId="77777777" w:rsidR="0041178B" w:rsidRDefault="0041178B">
      <w:pPr>
        <w:rPr>
          <w:ins w:id="98" w:author="Yuval Nir" w:date="2026-08-11T16:47:00Z" w16du:dateUtc="2026-08-11T13:47:00Z"/>
          <w:sz w:val="32"/>
          <w:szCs w:val="32"/>
        </w:rPr>
      </w:pPr>
      <w:ins w:id="99" w:author="Yuval Nir" w:date="2026-08-11T16:47:00Z" w16du:dateUtc="2026-08-11T13:47:00Z">
        <w:r>
          <w:br w:type="page"/>
        </w:r>
      </w:ins>
    </w:p>
    <w:p w14:paraId="3ABA245C" w14:textId="268CBEBE" w:rsidR="00EB6ED9" w:rsidRDefault="00000000">
      <w:pPr>
        <w:pStyle w:val="Heading2"/>
        <w:spacing w:line="360" w:lineRule="auto"/>
      </w:pPr>
      <w:r>
        <w:lastRenderedPageBreak/>
        <w:t>Abstract</w:t>
      </w:r>
    </w:p>
    <w:p w14:paraId="1211AD99" w14:textId="6B5F5DFA" w:rsidR="00EB6ED9" w:rsidRDefault="00000000" w:rsidP="001851FE">
      <w:pPr>
        <w:spacing w:after="160" w:line="360" w:lineRule="auto"/>
        <w:jc w:val="both"/>
        <w:rPr>
          <w:sz w:val="24"/>
          <w:szCs w:val="24"/>
        </w:rPr>
      </w:pPr>
      <w:r>
        <w:rPr>
          <w:sz w:val="24"/>
          <w:szCs w:val="24"/>
        </w:rPr>
        <w:t xml:space="preserve">During </w:t>
      </w:r>
      <w:del w:id="100" w:author="Yuval Nir" w:date="2026-08-11T16:19:00Z" w16du:dateUtc="2026-08-11T13:19:00Z">
        <w:r w:rsidDel="00505D41">
          <w:rPr>
            <w:sz w:val="24"/>
            <w:szCs w:val="24"/>
          </w:rPr>
          <w:delText xml:space="preserve">the second stage of </w:delText>
        </w:r>
      </w:del>
      <w:r>
        <w:rPr>
          <w:sz w:val="24"/>
          <w:szCs w:val="24"/>
        </w:rPr>
        <w:t xml:space="preserve">non-rapid eye movement (NREM) sleep </w:t>
      </w:r>
      <w:ins w:id="101" w:author="Yuval Nir" w:date="2026-08-11T16:19:00Z" w16du:dateUtc="2026-08-11T13:19:00Z">
        <w:r w:rsidR="00505D41">
          <w:rPr>
            <w:sz w:val="24"/>
            <w:szCs w:val="24"/>
          </w:rPr>
          <w:t xml:space="preserve">stage 2 </w:t>
        </w:r>
      </w:ins>
      <w:r>
        <w:rPr>
          <w:sz w:val="24"/>
          <w:szCs w:val="24"/>
        </w:rPr>
        <w:t xml:space="preserve">(N2), </w:t>
      </w:r>
      <w:ins w:id="102" w:author="Yuval Nir" w:date="2026-08-11T16:20:00Z" w16du:dateUtc="2026-08-11T13:20:00Z">
        <w:r w:rsidR="00505D41">
          <w:rPr>
            <w:sz w:val="24"/>
            <w:szCs w:val="24"/>
          </w:rPr>
          <w:t xml:space="preserve">the occurrence of </w:t>
        </w:r>
      </w:ins>
      <w:r>
        <w:rPr>
          <w:sz w:val="24"/>
          <w:szCs w:val="24"/>
        </w:rPr>
        <w:t xml:space="preserve">sleep spindles </w:t>
      </w:r>
      <w:ins w:id="103" w:author="Yuval Nir" w:date="2026-08-11T16:20:00Z" w16du:dateUtc="2026-08-11T13:20:00Z">
        <w:r w:rsidR="00505D41">
          <w:rPr>
            <w:sz w:val="24"/>
            <w:szCs w:val="24"/>
          </w:rPr>
          <w:t xml:space="preserve">in </w:t>
        </w:r>
      </w:ins>
      <w:del w:id="104" w:author="Yuval Nir" w:date="2026-08-11T16:20:00Z" w16du:dateUtc="2026-08-11T13:20:00Z">
        <w:r w:rsidDel="00505D41">
          <w:rPr>
            <w:sz w:val="24"/>
            <w:szCs w:val="24"/>
          </w:rPr>
          <w:delText xml:space="preserve">recur in trains rather than at random, following a slow rhythm. The amplitude of activity in </w:delText>
        </w:r>
      </w:del>
      <w:r>
        <w:rPr>
          <w:sz w:val="24"/>
          <w:szCs w:val="24"/>
        </w:rPr>
        <w:t xml:space="preserve">the </w:t>
      </w:r>
      <w:del w:id="105" w:author="Yuval Nir" w:date="2026-08-11T16:20:00Z" w16du:dateUtc="2026-08-11T13:20:00Z">
        <w:r w:rsidDel="00505D41">
          <w:rPr>
            <w:sz w:val="24"/>
            <w:szCs w:val="24"/>
          </w:rPr>
          <w:delText xml:space="preserve">fast-spindle </w:delText>
        </w:r>
      </w:del>
      <w:r>
        <w:rPr>
          <w:sz w:val="24"/>
          <w:szCs w:val="24"/>
        </w:rPr>
        <w:t xml:space="preserve">sigma </w:t>
      </w:r>
      <w:del w:id="106" w:author="Yuval Nir" w:date="2026-08-11T16:20:00Z" w16du:dateUtc="2026-08-11T13:20:00Z">
        <w:r w:rsidDel="00505D41">
          <w:rPr>
            <w:sz w:val="24"/>
            <w:szCs w:val="24"/>
          </w:rPr>
          <w:delText xml:space="preserve">band </w:delText>
        </w:r>
      </w:del>
      <w:r>
        <w:rPr>
          <w:sz w:val="24"/>
          <w:szCs w:val="24"/>
        </w:rPr>
        <w:t xml:space="preserve">(13–16 Hz) </w:t>
      </w:r>
      <w:ins w:id="107" w:author="Yuval Nir" w:date="2026-08-11T16:20:00Z" w16du:dateUtc="2026-08-11T13:20:00Z">
        <w:r w:rsidR="00505D41">
          <w:rPr>
            <w:sz w:val="24"/>
            <w:szCs w:val="24"/>
          </w:rPr>
          <w:t xml:space="preserve">band </w:t>
        </w:r>
      </w:ins>
      <w:ins w:id="108" w:author="Yuval Nir" w:date="2026-08-11T16:21:00Z" w16du:dateUtc="2026-08-11T13:21:00Z">
        <w:r w:rsidR="00505D41">
          <w:rPr>
            <w:sz w:val="24"/>
            <w:szCs w:val="24"/>
          </w:rPr>
          <w:t>fluctuate</w:t>
        </w:r>
      </w:ins>
      <w:ins w:id="109" w:author="Yuval Nir" w:date="2026-08-11T16:23:00Z" w16du:dateUtc="2026-08-11T13:23:00Z">
        <w:r w:rsidR="00505D41">
          <w:rPr>
            <w:sz w:val="24"/>
            <w:szCs w:val="24"/>
          </w:rPr>
          <w:t>s</w:t>
        </w:r>
      </w:ins>
      <w:ins w:id="110" w:author="Yuval Nir" w:date="2026-08-11T16:21:00Z" w16du:dateUtc="2026-08-11T13:21:00Z">
        <w:r w:rsidR="00505D41">
          <w:rPr>
            <w:sz w:val="24"/>
            <w:szCs w:val="24"/>
          </w:rPr>
          <w:t xml:space="preserve"> </w:t>
        </w:r>
      </w:ins>
      <w:ins w:id="111" w:author="Yuval Nir" w:date="2026-08-11T16:20:00Z" w16du:dateUtc="2026-08-11T13:20:00Z">
        <w:r w:rsidR="00505D41">
          <w:rPr>
            <w:sz w:val="24"/>
            <w:szCs w:val="24"/>
          </w:rPr>
          <w:t>follow</w:t>
        </w:r>
      </w:ins>
      <w:ins w:id="112" w:author="Yuval Nir" w:date="2026-08-11T16:21:00Z" w16du:dateUtc="2026-08-11T13:21:00Z">
        <w:r w:rsidR="00505D41">
          <w:rPr>
            <w:sz w:val="24"/>
            <w:szCs w:val="24"/>
          </w:rPr>
          <w:t xml:space="preserve">ing an </w:t>
        </w:r>
      </w:ins>
      <w:del w:id="113" w:author="Yuval Nir" w:date="2026-08-11T16:21:00Z" w16du:dateUtc="2026-08-11T13:21:00Z">
        <w:r w:rsidDel="00505D41">
          <w:rPr>
            <w:sz w:val="24"/>
            <w:szCs w:val="24"/>
          </w:rPr>
          <w:delText xml:space="preserve">rises and falls on an </w:delText>
        </w:r>
      </w:del>
      <w:r>
        <w:rPr>
          <w:sz w:val="24"/>
          <w:szCs w:val="24"/>
        </w:rPr>
        <w:t>infra-slow timescale of roughly 0.02 Hz</w:t>
      </w:r>
      <w:ins w:id="114" w:author="Yuval Nir" w:date="2026-08-11T16:21:00Z" w16du:dateUtc="2026-08-11T13:21:00Z">
        <w:r w:rsidR="00505D41">
          <w:rPr>
            <w:sz w:val="24"/>
            <w:szCs w:val="24"/>
          </w:rPr>
          <w:t xml:space="preserve"> (oscillation with period of ~50 sec). This </w:t>
        </w:r>
      </w:ins>
      <w:del w:id="115" w:author="Yuval Nir" w:date="2026-08-11T16:22:00Z" w16du:dateUtc="2026-08-11T13:22:00Z">
        <w:r w:rsidDel="00505D41">
          <w:rPr>
            <w:sz w:val="24"/>
            <w:szCs w:val="24"/>
          </w:rPr>
          <w:delText xml:space="preserve">, an </w:delText>
        </w:r>
      </w:del>
      <w:r>
        <w:rPr>
          <w:sz w:val="24"/>
          <w:szCs w:val="24"/>
        </w:rPr>
        <w:t xml:space="preserve">infra-slow fluctuation of sigma power (ISFS) </w:t>
      </w:r>
      <w:del w:id="116" w:author="Yuval Nir" w:date="2026-08-11T16:22:00Z" w16du:dateUtc="2026-08-11T13:22:00Z">
        <w:r w:rsidDel="00505D41">
          <w:rPr>
            <w:sz w:val="24"/>
            <w:szCs w:val="24"/>
          </w:rPr>
          <w:delText xml:space="preserve">that in rodents </w:delText>
        </w:r>
      </w:del>
      <w:r>
        <w:rPr>
          <w:sz w:val="24"/>
          <w:szCs w:val="24"/>
        </w:rPr>
        <w:t xml:space="preserve">is </w:t>
      </w:r>
      <w:ins w:id="117" w:author="Yuval Nir" w:date="2026-08-11T16:22:00Z" w16du:dateUtc="2026-08-11T13:22:00Z">
        <w:r w:rsidR="00505D41">
          <w:rPr>
            <w:sz w:val="24"/>
            <w:szCs w:val="24"/>
          </w:rPr>
          <w:t xml:space="preserve">associated with changes </w:t>
        </w:r>
      </w:ins>
      <w:ins w:id="118" w:author="Yuval Nir" w:date="2026-08-11T16:23:00Z" w16du:dateUtc="2026-08-11T13:23:00Z">
        <w:r w:rsidR="00505D41">
          <w:rPr>
            <w:sz w:val="24"/>
            <w:szCs w:val="24"/>
          </w:rPr>
          <w:t xml:space="preserve">in </w:t>
        </w:r>
      </w:ins>
      <w:del w:id="119" w:author="Yuval Nir" w:date="2026-08-11T16:22:00Z" w16du:dateUtc="2026-08-11T13:22:00Z">
        <w:r w:rsidDel="00505D41">
          <w:rPr>
            <w:sz w:val="24"/>
            <w:szCs w:val="24"/>
          </w:rPr>
          <w:delText xml:space="preserve">paced by </w:delText>
        </w:r>
      </w:del>
      <w:r>
        <w:rPr>
          <w:sz w:val="24"/>
          <w:szCs w:val="24"/>
        </w:rPr>
        <w:t xml:space="preserve">the locus-coeruleus noradrenergic </w:t>
      </w:r>
      <w:del w:id="120" w:author="Yuval Nir" w:date="2026-08-11T16:23:00Z" w16du:dateUtc="2026-08-11T13:23:00Z">
        <w:r w:rsidDel="00505D41">
          <w:rPr>
            <w:sz w:val="24"/>
            <w:szCs w:val="24"/>
          </w:rPr>
          <w:delText>system</w:delText>
        </w:r>
      </w:del>
      <w:ins w:id="121" w:author="Yuval Nir" w:date="2026-08-11T16:23:00Z" w16du:dateUtc="2026-08-11T13:23:00Z">
        <w:r w:rsidR="00505D41">
          <w:rPr>
            <w:sz w:val="24"/>
            <w:szCs w:val="24"/>
          </w:rPr>
          <w:t>(LC-NE) activity</w:t>
        </w:r>
        <w:r w:rsidR="00505D41">
          <w:rPr>
            <w:sz w:val="24"/>
            <w:szCs w:val="24"/>
          </w:rPr>
          <w:t xml:space="preserve"> </w:t>
        </w:r>
      </w:ins>
      <w:ins w:id="122" w:author="Yuval Nir" w:date="2026-08-11T16:22:00Z" w16du:dateUtc="2026-08-11T13:22:00Z">
        <w:r w:rsidR="00505D41">
          <w:rPr>
            <w:sz w:val="24"/>
            <w:szCs w:val="24"/>
          </w:rPr>
          <w:t>and other arousal systems</w:t>
        </w:r>
      </w:ins>
      <w:ins w:id="123" w:author="Yuval Nir" w:date="2026-08-11T16:24:00Z" w16du:dateUtc="2026-08-11T13:24:00Z">
        <w:r w:rsidR="00505D41">
          <w:rPr>
            <w:sz w:val="24"/>
            <w:szCs w:val="24"/>
          </w:rPr>
          <w:t xml:space="preserve"> and with related autonomic measures. </w:t>
        </w:r>
      </w:ins>
      <w:del w:id="124" w:author="Yuval Nir" w:date="2026-08-11T16:24:00Z" w16du:dateUtc="2026-08-11T13:24:00Z">
        <w:r w:rsidDel="00505D41">
          <w:rPr>
            <w:sz w:val="24"/>
            <w:szCs w:val="24"/>
          </w:rPr>
          <w:delText xml:space="preserve">. </w:delText>
        </w:r>
      </w:del>
      <w:r>
        <w:rPr>
          <w:sz w:val="24"/>
          <w:szCs w:val="24"/>
        </w:rPr>
        <w:t xml:space="preserve">In humans, the ISFS has been characterized </w:t>
      </w:r>
      <w:del w:id="125" w:author="Yuval Nir" w:date="2026-08-11T16:24:00Z" w16du:dateUtc="2026-08-11T13:24:00Z">
        <w:r w:rsidDel="00505D41">
          <w:rPr>
            <w:sz w:val="24"/>
            <w:szCs w:val="24"/>
          </w:rPr>
          <w:delText xml:space="preserve">almost exclusively </w:delText>
        </w:r>
      </w:del>
      <w:r>
        <w:rPr>
          <w:sz w:val="24"/>
          <w:szCs w:val="24"/>
        </w:rPr>
        <w:t>in young adults</w:t>
      </w:r>
      <w:ins w:id="126" w:author="Yuval Nir" w:date="2026-08-11T16:25:00Z" w16du:dateUtc="2026-08-11T13:25:00Z">
        <w:r w:rsidR="00505D41">
          <w:rPr>
            <w:sz w:val="24"/>
            <w:szCs w:val="24"/>
          </w:rPr>
          <w:t xml:space="preserve">. Here, we set out to investigate whether ISFS changes </w:t>
        </w:r>
      </w:ins>
      <w:del w:id="127" w:author="Yuval Nir" w:date="2026-08-11T16:25:00Z" w16du:dateUtc="2026-08-11T13:25:00Z">
        <w:r w:rsidDel="00505D41">
          <w:rPr>
            <w:sz w:val="24"/>
            <w:szCs w:val="24"/>
          </w:rPr>
          <w:delText xml:space="preserve">, leaving open whether it changes with healthy </w:delText>
        </w:r>
      </w:del>
      <w:ins w:id="128" w:author="Yuval Nir" w:date="2026-08-11T16:25:00Z" w16du:dateUtc="2026-08-11T13:25:00Z">
        <w:r w:rsidR="00505D41">
          <w:rPr>
            <w:sz w:val="24"/>
            <w:szCs w:val="24"/>
          </w:rPr>
          <w:t xml:space="preserve">with </w:t>
        </w:r>
      </w:ins>
      <w:r>
        <w:rPr>
          <w:sz w:val="24"/>
          <w:szCs w:val="24"/>
        </w:rPr>
        <w:t>aging</w:t>
      </w:r>
      <w:ins w:id="129" w:author="Yuval Nir" w:date="2026-08-11T16:25:00Z" w16du:dateUtc="2026-08-11T13:25:00Z">
        <w:r w:rsidR="00505D41">
          <w:rPr>
            <w:sz w:val="24"/>
            <w:szCs w:val="24"/>
          </w:rPr>
          <w:t xml:space="preserve"> and </w:t>
        </w:r>
      </w:ins>
      <w:del w:id="130" w:author="Yuval Nir" w:date="2026-08-11T16:25:00Z" w16du:dateUtc="2026-08-11T13:25:00Z">
        <w:r w:rsidDel="00505D41">
          <w:rPr>
            <w:sz w:val="24"/>
            <w:szCs w:val="24"/>
          </w:rPr>
          <w:delText xml:space="preserve"> and whether </w:delText>
        </w:r>
      </w:del>
      <w:r>
        <w:rPr>
          <w:sz w:val="24"/>
          <w:szCs w:val="24"/>
        </w:rPr>
        <w:t>mild cognitive impairment (MCI)</w:t>
      </w:r>
      <w:ins w:id="131" w:author="Yuval Nir" w:date="2026-08-11T16:25:00Z" w16du:dateUtc="2026-08-11T13:25:00Z">
        <w:r w:rsidR="00505D41">
          <w:rPr>
            <w:sz w:val="24"/>
            <w:szCs w:val="24"/>
          </w:rPr>
          <w:t xml:space="preserve">. </w:t>
        </w:r>
      </w:ins>
      <w:del w:id="132" w:author="Yuval Nir" w:date="2026-08-11T16:25:00Z" w16du:dateUtc="2026-08-11T13:25:00Z">
        <w:r w:rsidDel="00505D41">
          <w:rPr>
            <w:sz w:val="24"/>
            <w:szCs w:val="24"/>
          </w:rPr>
          <w:delText xml:space="preserve"> adds a signal beyond that of age. </w:delText>
        </w:r>
      </w:del>
      <w:ins w:id="133" w:author="Yuval Nir" w:date="2026-08-11T16:25:00Z" w16du:dateUtc="2026-08-11T13:25:00Z">
        <w:r w:rsidR="00505D41">
          <w:rPr>
            <w:sz w:val="24"/>
            <w:szCs w:val="24"/>
          </w:rPr>
          <w:t xml:space="preserve">To this end, </w:t>
        </w:r>
      </w:ins>
      <w:del w:id="134" w:author="Yuval Nir" w:date="2026-08-11T16:25:00Z" w16du:dateUtc="2026-08-11T13:25:00Z">
        <w:r w:rsidDel="00505D41">
          <w:rPr>
            <w:sz w:val="24"/>
            <w:szCs w:val="24"/>
          </w:rPr>
          <w:delText>W</w:delText>
        </w:r>
      </w:del>
      <w:ins w:id="135" w:author="Yuval Nir" w:date="2026-08-11T16:25:00Z" w16du:dateUtc="2026-08-11T13:25:00Z">
        <w:r w:rsidR="00505D41">
          <w:rPr>
            <w:sz w:val="24"/>
            <w:szCs w:val="24"/>
          </w:rPr>
          <w:t>w</w:t>
        </w:r>
      </w:ins>
      <w:r>
        <w:rPr>
          <w:sz w:val="24"/>
          <w:szCs w:val="24"/>
        </w:rPr>
        <w:t xml:space="preserve">e </w:t>
      </w:r>
      <w:ins w:id="136" w:author="Yuval Nir" w:date="2026-08-11T16:26:00Z" w16du:dateUtc="2026-08-11T13:26:00Z">
        <w:r w:rsidR="00505D41">
          <w:rPr>
            <w:sz w:val="24"/>
            <w:szCs w:val="24"/>
          </w:rPr>
          <w:t xml:space="preserve">performed full night </w:t>
        </w:r>
      </w:ins>
      <w:ins w:id="137" w:author="Yuval Nir" w:date="2026-08-11T16:35:00Z" w16du:dateUtc="2026-08-11T13:35:00Z">
        <w:r w:rsidR="00D653DE">
          <w:rPr>
            <w:sz w:val="24"/>
            <w:szCs w:val="24"/>
          </w:rPr>
          <w:t>polysomnography</w:t>
        </w:r>
      </w:ins>
      <w:ins w:id="138" w:author="Yuval Nir" w:date="2026-08-11T16:26:00Z" w16du:dateUtc="2026-08-11T13:26:00Z">
        <w:r w:rsidR="00505D41">
          <w:rPr>
            <w:sz w:val="24"/>
            <w:szCs w:val="24"/>
          </w:rPr>
          <w:t xml:space="preserve"> (PSG) including high-density (256-channel) EEG </w:t>
        </w:r>
      </w:ins>
      <w:del w:id="139" w:author="Yuval Nir" w:date="2026-08-11T16:26:00Z" w16du:dateUtc="2026-08-11T13:26:00Z">
        <w:r w:rsidDel="00505D41">
          <w:rPr>
            <w:sz w:val="24"/>
            <w:szCs w:val="24"/>
          </w:rPr>
          <w:delText xml:space="preserve">quantified the ISFS during clean N2 sleep </w:delText>
        </w:r>
      </w:del>
      <w:r>
        <w:rPr>
          <w:sz w:val="24"/>
          <w:szCs w:val="24"/>
        </w:rPr>
        <w:t>in 35 young adults</w:t>
      </w:r>
      <w:ins w:id="140" w:author="Yuval Nir" w:date="2026-08-11T16:27:00Z" w16du:dateUtc="2026-08-11T13:27:00Z">
        <w:r w:rsidR="00505D41">
          <w:rPr>
            <w:sz w:val="24"/>
            <w:szCs w:val="24"/>
          </w:rPr>
          <w:t xml:space="preserve"> (mean age = </w:t>
        </w:r>
      </w:ins>
      <w:ins w:id="141" w:author="Yuval Nir" w:date="2026-08-11T16:50:00Z" w16du:dateUtc="2026-08-11T13:50:00Z">
        <w:r w:rsidR="00AA7165">
          <w:rPr>
            <w:sz w:val="24"/>
            <w:szCs w:val="24"/>
          </w:rPr>
          <w:t>27</w:t>
        </w:r>
      </w:ins>
      <w:ins w:id="142" w:author="Yuval Nir" w:date="2026-08-11T16:27:00Z" w16du:dateUtc="2026-08-11T13:27:00Z">
        <w:r w:rsidR="00505D41">
          <w:rPr>
            <w:sz w:val="24"/>
            <w:szCs w:val="24"/>
          </w:rPr>
          <w:t xml:space="preserve">), </w:t>
        </w:r>
      </w:ins>
      <w:del w:id="143" w:author="Yuval Nir" w:date="2026-08-11T16:27:00Z" w16du:dateUtc="2026-08-11T13:27:00Z">
        <w:r w:rsidDel="00505D41">
          <w:rPr>
            <w:sz w:val="24"/>
            <w:szCs w:val="24"/>
          </w:rPr>
          <w:delText xml:space="preserve">, </w:delText>
        </w:r>
      </w:del>
      <w:r>
        <w:rPr>
          <w:sz w:val="24"/>
          <w:szCs w:val="24"/>
        </w:rPr>
        <w:t>39 healthy older adults</w:t>
      </w:r>
      <w:ins w:id="144" w:author="Yuval Nir" w:date="2026-08-11T16:27:00Z" w16du:dateUtc="2026-08-11T13:27:00Z">
        <w:r w:rsidR="00DF786A">
          <w:rPr>
            <w:sz w:val="24"/>
            <w:szCs w:val="24"/>
          </w:rPr>
          <w:t xml:space="preserve"> (mean age = </w:t>
        </w:r>
      </w:ins>
      <w:ins w:id="145" w:author="Yuval Nir" w:date="2026-08-11T16:51:00Z" w16du:dateUtc="2026-08-11T13:51:00Z">
        <w:r w:rsidR="00AA7165">
          <w:rPr>
            <w:sz w:val="24"/>
            <w:szCs w:val="24"/>
          </w:rPr>
          <w:t>66</w:t>
        </w:r>
      </w:ins>
      <w:ins w:id="146" w:author="Yuval Nir" w:date="2026-08-11T16:27:00Z" w16du:dateUtc="2026-08-11T13:27:00Z">
        <w:r w:rsidR="00DF786A">
          <w:rPr>
            <w:sz w:val="24"/>
            <w:szCs w:val="24"/>
          </w:rPr>
          <w:t>)</w:t>
        </w:r>
      </w:ins>
      <w:r>
        <w:rPr>
          <w:sz w:val="24"/>
          <w:szCs w:val="24"/>
        </w:rPr>
        <w:t xml:space="preserve">, and 30 patients with </w:t>
      </w:r>
      <w:ins w:id="147" w:author="Yuval Nir" w:date="2026-08-11T16:27:00Z" w16du:dateUtc="2026-08-11T13:27:00Z">
        <w:r w:rsidR="00DF786A">
          <w:rPr>
            <w:sz w:val="24"/>
            <w:szCs w:val="24"/>
          </w:rPr>
          <w:t xml:space="preserve">amnestic </w:t>
        </w:r>
      </w:ins>
      <w:r>
        <w:rPr>
          <w:sz w:val="24"/>
          <w:szCs w:val="24"/>
        </w:rPr>
        <w:t>MCI</w:t>
      </w:r>
      <w:ins w:id="148" w:author="Yuval Nir" w:date="2026-08-11T16:27:00Z" w16du:dateUtc="2026-08-11T13:27:00Z">
        <w:r w:rsidR="00DF786A">
          <w:rPr>
            <w:sz w:val="24"/>
            <w:szCs w:val="24"/>
          </w:rPr>
          <w:t xml:space="preserve"> referred from a cognitive neurology clinic (mean age = </w:t>
        </w:r>
      </w:ins>
      <w:ins w:id="149" w:author="Yuval Nir" w:date="2026-08-11T16:51:00Z" w16du:dateUtc="2026-08-11T13:51:00Z">
        <w:r w:rsidR="00AA7165">
          <w:rPr>
            <w:sz w:val="24"/>
            <w:szCs w:val="24"/>
          </w:rPr>
          <w:t>67</w:t>
        </w:r>
      </w:ins>
      <w:ins w:id="150" w:author="Yuval Nir" w:date="2026-08-11T16:28:00Z" w16du:dateUtc="2026-08-11T13:28:00Z">
        <w:r w:rsidR="00DF786A">
          <w:rPr>
            <w:sz w:val="24"/>
            <w:szCs w:val="24"/>
          </w:rPr>
          <w:t xml:space="preserve">).  We characterized </w:t>
        </w:r>
        <w:r w:rsidR="00DF786A">
          <w:rPr>
            <w:sz w:val="24"/>
            <w:szCs w:val="24"/>
          </w:rPr>
          <w:t>the ISFS during N2 sleep</w:t>
        </w:r>
        <w:r w:rsidR="00DF786A">
          <w:rPr>
            <w:sz w:val="24"/>
            <w:szCs w:val="24"/>
          </w:rPr>
          <w:t xml:space="preserve"> by </w:t>
        </w:r>
      </w:ins>
      <w:del w:id="151" w:author="Yuval Nir" w:date="2026-08-11T16:28:00Z" w16du:dateUtc="2026-08-11T13:28:00Z">
        <w:r w:rsidDel="00DF786A">
          <w:rPr>
            <w:sz w:val="24"/>
            <w:szCs w:val="24"/>
          </w:rPr>
          <w:delText xml:space="preserve">, </w:delText>
        </w:r>
      </w:del>
      <w:r>
        <w:rPr>
          <w:sz w:val="24"/>
          <w:szCs w:val="24"/>
        </w:rPr>
        <w:t xml:space="preserve">applying an established </w:t>
      </w:r>
      <w:del w:id="152" w:author="Yuval Nir" w:date="2026-08-11T16:28:00Z" w16du:dateUtc="2026-08-11T13:28:00Z">
        <w:r w:rsidDel="00DF786A">
          <w:rPr>
            <w:sz w:val="24"/>
            <w:szCs w:val="24"/>
          </w:rPr>
          <w:delText xml:space="preserve">young-adult </w:delText>
        </w:r>
      </w:del>
      <w:r>
        <w:rPr>
          <w:sz w:val="24"/>
          <w:szCs w:val="24"/>
        </w:rPr>
        <w:t xml:space="preserve">analysis pipeline to </w:t>
      </w:r>
      <w:del w:id="153" w:author="Yuval Nir" w:date="2026-08-11T16:28:00Z" w16du:dateUtc="2026-08-11T13:28:00Z">
        <w:r w:rsidDel="00DF786A">
          <w:rPr>
            <w:sz w:val="24"/>
            <w:szCs w:val="24"/>
          </w:rPr>
          <w:delText xml:space="preserve">high-density 256-channel </w:delText>
        </w:r>
      </w:del>
      <w:r>
        <w:rPr>
          <w:sz w:val="24"/>
          <w:szCs w:val="24"/>
        </w:rPr>
        <w:t xml:space="preserve">EEG </w:t>
      </w:r>
      <w:ins w:id="154" w:author="Yuval Nir" w:date="2026-08-11T16:28:00Z" w16du:dateUtc="2026-08-11T13:28:00Z">
        <w:r w:rsidR="00DF786A">
          <w:rPr>
            <w:sz w:val="24"/>
            <w:szCs w:val="24"/>
          </w:rPr>
          <w:t xml:space="preserve">data, </w:t>
        </w:r>
      </w:ins>
      <w:r>
        <w:rPr>
          <w:sz w:val="24"/>
          <w:szCs w:val="24"/>
        </w:rPr>
        <w:t xml:space="preserve">and </w:t>
      </w:r>
      <w:del w:id="155" w:author="Yuval Nir" w:date="2026-08-11T16:29:00Z" w16du:dateUtc="2026-08-11T13:29:00Z">
        <w:r w:rsidDel="00DF786A">
          <w:rPr>
            <w:sz w:val="24"/>
            <w:szCs w:val="24"/>
          </w:rPr>
          <w:delText xml:space="preserve">measuring </w:delText>
        </w:r>
      </w:del>
      <w:ins w:id="156" w:author="Yuval Nir" w:date="2026-08-11T16:29:00Z" w16du:dateUtc="2026-08-11T13:29:00Z">
        <w:r w:rsidR="00DF786A">
          <w:rPr>
            <w:sz w:val="24"/>
            <w:szCs w:val="24"/>
          </w:rPr>
          <w:t>quantifying</w:t>
        </w:r>
        <w:r w:rsidR="00DF786A">
          <w:rPr>
            <w:sz w:val="24"/>
            <w:szCs w:val="24"/>
          </w:rPr>
          <w:t xml:space="preserve"> </w:t>
        </w:r>
      </w:ins>
      <w:r>
        <w:rPr>
          <w:sz w:val="24"/>
          <w:szCs w:val="24"/>
        </w:rPr>
        <w:t xml:space="preserve">the peak frequency, bandwidth, and area under the spectral peak (AUC) of the sigma-envelope spectrum at every </w:t>
      </w:r>
      <w:ins w:id="157" w:author="Yuval Nir" w:date="2026-08-11T16:29:00Z" w16du:dateUtc="2026-08-11T13:29:00Z">
        <w:r w:rsidR="00DF786A">
          <w:rPr>
            <w:sz w:val="24"/>
            <w:szCs w:val="24"/>
          </w:rPr>
          <w:t xml:space="preserve">scalp EEG </w:t>
        </w:r>
      </w:ins>
      <w:r>
        <w:rPr>
          <w:sz w:val="24"/>
          <w:szCs w:val="24"/>
        </w:rPr>
        <w:t xml:space="preserve">channel. </w:t>
      </w:r>
      <w:ins w:id="158" w:author="Yuval Nir" w:date="2026-08-11T16:29:00Z" w16du:dateUtc="2026-08-11T13:29:00Z">
        <w:r w:rsidR="00DF786A">
          <w:rPr>
            <w:sz w:val="24"/>
            <w:szCs w:val="24"/>
          </w:rPr>
          <w:t xml:space="preserve">We found that </w:t>
        </w:r>
      </w:ins>
      <w:ins w:id="159" w:author="Yuval Nir" w:date="2026-08-11T16:30:00Z" w16du:dateUtc="2026-08-11T13:30:00Z">
        <w:r w:rsidR="001851FE">
          <w:rPr>
            <w:sz w:val="24"/>
            <w:szCs w:val="24"/>
          </w:rPr>
          <w:t xml:space="preserve">older age was associated with significantly higher </w:t>
        </w:r>
      </w:ins>
      <w:del w:id="160" w:author="Yuval Nir" w:date="2026-08-11T16:29:00Z" w16du:dateUtc="2026-08-11T13:29:00Z">
        <w:r w:rsidDel="00DF786A">
          <w:rPr>
            <w:sz w:val="24"/>
            <w:szCs w:val="24"/>
          </w:rPr>
          <w:delText xml:space="preserve">Peak </w:delText>
        </w:r>
      </w:del>
      <w:ins w:id="161" w:author="Yuval Nir" w:date="2026-08-11T16:29:00Z" w16du:dateUtc="2026-08-11T13:29:00Z">
        <w:r w:rsidR="00DF786A">
          <w:rPr>
            <w:sz w:val="24"/>
            <w:szCs w:val="24"/>
          </w:rPr>
          <w:t>p</w:t>
        </w:r>
        <w:r w:rsidR="00DF786A">
          <w:rPr>
            <w:sz w:val="24"/>
            <w:szCs w:val="24"/>
          </w:rPr>
          <w:t xml:space="preserve">eak </w:t>
        </w:r>
      </w:ins>
      <w:r>
        <w:rPr>
          <w:sz w:val="24"/>
          <w:szCs w:val="24"/>
        </w:rPr>
        <w:t>frequency</w:t>
      </w:r>
      <w:del w:id="162" w:author="Yuval Nir" w:date="2026-08-11T16:30:00Z" w16du:dateUtc="2026-08-11T13:30:00Z">
        <w:r w:rsidDel="001851FE">
          <w:rPr>
            <w:sz w:val="24"/>
            <w:szCs w:val="24"/>
          </w:rPr>
          <w:delText xml:space="preserve"> was </w:delText>
        </w:r>
      </w:del>
      <w:del w:id="163" w:author="Yuval Nir" w:date="2026-08-11T16:29:00Z" w16du:dateUtc="2026-08-11T13:29:00Z">
        <w:r w:rsidDel="00DF786A">
          <w:rPr>
            <w:sz w:val="24"/>
            <w:szCs w:val="24"/>
          </w:rPr>
          <w:delText xml:space="preserve">faster </w:delText>
        </w:r>
      </w:del>
      <w:del w:id="164" w:author="Yuval Nir" w:date="2026-08-11T16:30:00Z" w16du:dateUtc="2026-08-11T13:30:00Z">
        <w:r w:rsidDel="001851FE">
          <w:rPr>
            <w:sz w:val="24"/>
            <w:szCs w:val="24"/>
          </w:rPr>
          <w:delText>in both older groups than in young adults</w:delText>
        </w:r>
      </w:del>
      <w:r>
        <w:rPr>
          <w:sz w:val="24"/>
          <w:szCs w:val="24"/>
        </w:rPr>
        <w:t xml:space="preserve"> (p = 0.0026)</w:t>
      </w:r>
      <w:ins w:id="165" w:author="Yuval Nir" w:date="2026-08-11T16:30:00Z" w16du:dateUtc="2026-08-11T13:30:00Z">
        <w:r w:rsidR="001851FE">
          <w:rPr>
            <w:sz w:val="24"/>
            <w:szCs w:val="24"/>
          </w:rPr>
          <w:t xml:space="preserve"> and with a trend towards </w:t>
        </w:r>
      </w:ins>
      <w:del w:id="166" w:author="Yuval Nir" w:date="2026-08-11T16:31:00Z" w16du:dateUtc="2026-08-11T13:31:00Z">
        <w:r w:rsidDel="001851FE">
          <w:rPr>
            <w:sz w:val="24"/>
            <w:szCs w:val="24"/>
          </w:rPr>
          <w:delText xml:space="preserve">, with a parallel, non-significant tendency toward </w:delText>
        </w:r>
      </w:del>
      <w:r>
        <w:rPr>
          <w:sz w:val="24"/>
          <w:szCs w:val="24"/>
        </w:rPr>
        <w:t xml:space="preserve">broader bandwidth (p = 0.061). </w:t>
      </w:r>
      <w:ins w:id="167" w:author="Yuval Nir" w:date="2026-08-11T16:31:00Z" w16du:dateUtc="2026-08-11T13:31:00Z">
        <w:r w:rsidR="001851FE">
          <w:rPr>
            <w:sz w:val="24"/>
            <w:szCs w:val="24"/>
          </w:rPr>
          <w:t xml:space="preserve">Overall </w:t>
        </w:r>
      </w:ins>
      <w:del w:id="168" w:author="Yuval Nir" w:date="2026-08-11T16:31:00Z" w16du:dateUtc="2026-08-11T13:31:00Z">
        <w:r w:rsidDel="001851FE">
          <w:rPr>
            <w:sz w:val="24"/>
            <w:szCs w:val="24"/>
          </w:rPr>
          <w:delText xml:space="preserve">Whole-scalp </w:delText>
        </w:r>
      </w:del>
      <w:r>
        <w:rPr>
          <w:sz w:val="24"/>
          <w:szCs w:val="24"/>
        </w:rPr>
        <w:t xml:space="preserve">AUC </w:t>
      </w:r>
      <w:ins w:id="169" w:author="Yuval Nir" w:date="2026-08-11T16:31:00Z" w16du:dateUtc="2026-08-11T13:31:00Z">
        <w:r w:rsidR="001851FE">
          <w:rPr>
            <w:sz w:val="24"/>
            <w:szCs w:val="24"/>
          </w:rPr>
          <w:t xml:space="preserve">across all scalp channels </w:t>
        </w:r>
      </w:ins>
      <w:r>
        <w:rPr>
          <w:sz w:val="24"/>
          <w:szCs w:val="24"/>
        </w:rPr>
        <w:t xml:space="preserve">was preserved, but </w:t>
      </w:r>
      <w:del w:id="170" w:author="Yuval Nir" w:date="2026-08-11T16:32:00Z" w16du:dateUtc="2026-08-11T13:32:00Z">
        <w:r w:rsidDel="001851FE">
          <w:rPr>
            <w:sz w:val="24"/>
            <w:szCs w:val="24"/>
          </w:rPr>
          <w:delText xml:space="preserve">its </w:delText>
        </w:r>
      </w:del>
      <w:ins w:id="171" w:author="Yuval Nir" w:date="2026-08-11T16:32:00Z" w16du:dateUtc="2026-08-11T13:32:00Z">
        <w:r w:rsidR="001851FE">
          <w:rPr>
            <w:sz w:val="24"/>
            <w:szCs w:val="24"/>
          </w:rPr>
          <w:t>the</w:t>
        </w:r>
        <w:r w:rsidR="001851FE">
          <w:rPr>
            <w:sz w:val="24"/>
            <w:szCs w:val="24"/>
          </w:rPr>
          <w:t xml:space="preserve"> </w:t>
        </w:r>
      </w:ins>
      <w:r>
        <w:rPr>
          <w:sz w:val="24"/>
          <w:szCs w:val="24"/>
        </w:rPr>
        <w:t>central-parietal</w:t>
      </w:r>
      <w:ins w:id="172" w:author="Yuval Nir" w:date="2026-08-11T16:32:00Z" w16du:dateUtc="2026-08-11T13:32:00Z">
        <w:r w:rsidR="001851FE">
          <w:rPr>
            <w:sz w:val="24"/>
            <w:szCs w:val="24"/>
          </w:rPr>
          <w:t xml:space="preserve"> ISFS</w:t>
        </w:r>
      </w:ins>
      <w:r>
        <w:rPr>
          <w:sz w:val="24"/>
          <w:szCs w:val="24"/>
        </w:rPr>
        <w:t xml:space="preserve"> hotspot, prominent</w:t>
      </w:r>
      <w:del w:id="173" w:author="Yuval Nir" w:date="2026-08-11T16:32:00Z" w16du:dateUtc="2026-08-11T13:32:00Z">
        <w:r w:rsidDel="001851FE">
          <w:rPr>
            <w:sz w:val="24"/>
            <w:szCs w:val="24"/>
          </w:rPr>
          <w:delText xml:space="preserve"> </w:delText>
        </w:r>
      </w:del>
      <w:ins w:id="174" w:author="Yuval Nir" w:date="2026-08-11T16:31:00Z" w16du:dateUtc="2026-08-11T13:31:00Z">
        <w:r w:rsidR="001851FE">
          <w:rPr>
            <w:sz w:val="24"/>
            <w:szCs w:val="24"/>
          </w:rPr>
          <w:t xml:space="preserve"> </w:t>
        </w:r>
      </w:ins>
      <w:r>
        <w:rPr>
          <w:sz w:val="24"/>
          <w:szCs w:val="24"/>
        </w:rPr>
        <w:t xml:space="preserve">in young adults, was </w:t>
      </w:r>
      <w:ins w:id="175" w:author="Yuval Nir" w:date="2026-08-11T16:31:00Z" w16du:dateUtc="2026-08-11T13:31:00Z">
        <w:r w:rsidR="001851FE">
          <w:rPr>
            <w:sz w:val="24"/>
            <w:szCs w:val="24"/>
          </w:rPr>
          <w:t xml:space="preserve">significantly less focal </w:t>
        </w:r>
      </w:ins>
      <w:ins w:id="176" w:author="Yuval Nir" w:date="2026-08-11T16:32:00Z" w16du:dateUtc="2026-08-11T13:32:00Z">
        <w:r w:rsidR="001851FE">
          <w:rPr>
            <w:sz w:val="24"/>
            <w:szCs w:val="24"/>
          </w:rPr>
          <w:t xml:space="preserve">(smeared) </w:t>
        </w:r>
      </w:ins>
      <w:del w:id="177" w:author="Yuval Nir" w:date="2026-08-11T16:31:00Z" w16du:dateUtc="2026-08-11T13:31:00Z">
        <w:r w:rsidDel="001851FE">
          <w:rPr>
            <w:sz w:val="24"/>
            <w:szCs w:val="24"/>
          </w:rPr>
          <w:delText>focally reduced with</w:delText>
        </w:r>
      </w:del>
      <w:ins w:id="178" w:author="Yuval Nir" w:date="2026-08-11T16:31:00Z" w16du:dateUtc="2026-08-11T13:31:00Z">
        <w:r w:rsidR="001851FE">
          <w:rPr>
            <w:sz w:val="24"/>
            <w:szCs w:val="24"/>
          </w:rPr>
          <w:t>in older</w:t>
        </w:r>
      </w:ins>
      <w:r>
        <w:rPr>
          <w:sz w:val="24"/>
          <w:szCs w:val="24"/>
        </w:rPr>
        <w:t xml:space="preserve"> age (cluster p = 0.023). </w:t>
      </w:r>
      <w:ins w:id="179" w:author="Yuval Nir" w:date="2026-08-11T16:33:00Z" w16du:dateUtc="2026-08-11T13:33:00Z">
        <w:r w:rsidR="001851FE">
          <w:rPr>
            <w:sz w:val="24"/>
            <w:szCs w:val="24"/>
          </w:rPr>
          <w:t xml:space="preserve">We could not reveal significant differences in </w:t>
        </w:r>
      </w:ins>
      <w:ins w:id="180" w:author="Yuval Nir" w:date="2026-08-11T16:34:00Z" w16du:dateUtc="2026-08-11T13:34:00Z">
        <w:r w:rsidR="001851FE">
          <w:rPr>
            <w:sz w:val="24"/>
            <w:szCs w:val="24"/>
          </w:rPr>
          <w:t xml:space="preserve">ISFS parameters </w:t>
        </w:r>
      </w:ins>
      <w:ins w:id="181" w:author="Yuval Nir" w:date="2026-08-11T16:33:00Z" w16du:dateUtc="2026-08-11T13:33:00Z">
        <w:r w:rsidR="001851FE">
          <w:rPr>
            <w:sz w:val="24"/>
            <w:szCs w:val="24"/>
          </w:rPr>
          <w:t xml:space="preserve">between individuals with aMCI and </w:t>
        </w:r>
      </w:ins>
      <w:del w:id="182" w:author="Yuval Nir" w:date="2026-08-11T16:33:00Z" w16du:dateUtc="2026-08-11T13:33:00Z">
        <w:r w:rsidDel="001851FE">
          <w:rPr>
            <w:sz w:val="24"/>
            <w:szCs w:val="24"/>
          </w:rPr>
          <w:delText xml:space="preserve">On every measure, patients with MCI were statistically indistinguishable from </w:delText>
        </w:r>
      </w:del>
      <w:r>
        <w:rPr>
          <w:sz w:val="24"/>
          <w:szCs w:val="24"/>
        </w:rPr>
        <w:t xml:space="preserve">healthy older adults, </w:t>
      </w:r>
      <w:ins w:id="183" w:author="Yuval Nir" w:date="2026-08-11T16:34:00Z" w16du:dateUtc="2026-08-11T13:34:00Z">
        <w:r w:rsidR="001851FE">
          <w:rPr>
            <w:sz w:val="24"/>
            <w:szCs w:val="24"/>
          </w:rPr>
          <w:t xml:space="preserve">or correlations between </w:t>
        </w:r>
      </w:ins>
      <w:del w:id="184" w:author="Yuval Nir" w:date="2026-08-11T16:34:00Z" w16du:dateUtc="2026-08-11T13:34:00Z">
        <w:r w:rsidDel="001851FE">
          <w:rPr>
            <w:sz w:val="24"/>
            <w:szCs w:val="24"/>
          </w:rPr>
          <w:delText xml:space="preserve">and no </w:delText>
        </w:r>
      </w:del>
      <w:r>
        <w:rPr>
          <w:sz w:val="24"/>
          <w:szCs w:val="24"/>
        </w:rPr>
        <w:t>ISFS parameter</w:t>
      </w:r>
      <w:ins w:id="185" w:author="Yuval Nir" w:date="2026-08-11T16:34:00Z" w16du:dateUtc="2026-08-11T13:34:00Z">
        <w:r w:rsidR="001851FE">
          <w:rPr>
            <w:sz w:val="24"/>
            <w:szCs w:val="24"/>
          </w:rPr>
          <w:t>s</w:t>
        </w:r>
      </w:ins>
      <w:del w:id="186" w:author="Yuval Nir" w:date="2026-08-11T16:34:00Z" w16du:dateUtc="2026-08-11T13:34:00Z">
        <w:r w:rsidDel="001851FE">
          <w:rPr>
            <w:sz w:val="24"/>
            <w:szCs w:val="24"/>
          </w:rPr>
          <w:delText xml:space="preserve"> correlated with</w:delText>
        </w:r>
      </w:del>
      <w:ins w:id="187" w:author="Yuval Nir" w:date="2026-08-11T16:34:00Z" w16du:dateUtc="2026-08-11T13:34:00Z">
        <w:r w:rsidR="001851FE">
          <w:rPr>
            <w:sz w:val="24"/>
            <w:szCs w:val="24"/>
          </w:rPr>
          <w:t xml:space="preserve"> and</w:t>
        </w:r>
      </w:ins>
      <w:r>
        <w:rPr>
          <w:sz w:val="24"/>
          <w:szCs w:val="24"/>
        </w:rPr>
        <w:t xml:space="preserve"> cognitive </w:t>
      </w:r>
      <w:ins w:id="188" w:author="Yuval Nir" w:date="2026-08-11T16:34:00Z" w16du:dateUtc="2026-08-11T13:34:00Z">
        <w:r w:rsidR="001851FE">
          <w:rPr>
            <w:sz w:val="24"/>
            <w:szCs w:val="24"/>
          </w:rPr>
          <w:t>status</w:t>
        </w:r>
      </w:ins>
      <w:del w:id="189" w:author="Yuval Nir" w:date="2026-08-11T16:34:00Z" w16du:dateUtc="2026-08-11T13:34:00Z">
        <w:r w:rsidDel="001851FE">
          <w:rPr>
            <w:sz w:val="24"/>
            <w:szCs w:val="24"/>
          </w:rPr>
          <w:delText>score</w:delText>
        </w:r>
      </w:del>
      <w:r>
        <w:rPr>
          <w:sz w:val="24"/>
          <w:szCs w:val="24"/>
        </w:rPr>
        <w:t xml:space="preserve">. </w:t>
      </w:r>
      <w:ins w:id="190" w:author="Yuval Nir" w:date="2026-08-11T16:34:00Z" w16du:dateUtc="2026-08-11T13:34:00Z">
        <w:r w:rsidR="001851FE">
          <w:rPr>
            <w:sz w:val="24"/>
            <w:szCs w:val="24"/>
          </w:rPr>
          <w:t xml:space="preserve">Thus, </w:t>
        </w:r>
      </w:ins>
      <w:del w:id="191" w:author="Yuval Nir" w:date="2026-08-11T16:34:00Z" w16du:dateUtc="2026-08-11T13:34:00Z">
        <w:r w:rsidDel="001851FE">
          <w:rPr>
            <w:sz w:val="24"/>
            <w:szCs w:val="24"/>
          </w:rPr>
          <w:delText>T</w:delText>
        </w:r>
      </w:del>
      <w:ins w:id="192" w:author="Yuval Nir" w:date="2026-08-11T16:34:00Z" w16du:dateUtc="2026-08-11T13:34:00Z">
        <w:r w:rsidR="001851FE">
          <w:rPr>
            <w:sz w:val="24"/>
            <w:szCs w:val="24"/>
          </w:rPr>
          <w:t>t</w:t>
        </w:r>
      </w:ins>
      <w:r>
        <w:rPr>
          <w:sz w:val="24"/>
          <w:szCs w:val="24"/>
        </w:rPr>
        <w:t xml:space="preserve">he ISFS is </w:t>
      </w:r>
      <w:del w:id="193" w:author="Yuval Nir" w:date="2026-08-11T16:35:00Z" w16du:dateUtc="2026-08-11T13:35:00Z">
        <w:r w:rsidDel="001851FE">
          <w:rPr>
            <w:sz w:val="24"/>
            <w:szCs w:val="24"/>
          </w:rPr>
          <w:delText xml:space="preserve">therefore </w:delText>
        </w:r>
      </w:del>
      <w:r>
        <w:rPr>
          <w:sz w:val="24"/>
          <w:szCs w:val="24"/>
        </w:rPr>
        <w:t xml:space="preserve">reshaped by </w:t>
      </w:r>
      <w:del w:id="194" w:author="Yuval Nir" w:date="2026-08-11T16:35:00Z" w16du:dateUtc="2026-08-11T13:35:00Z">
        <w:r w:rsidDel="001851FE">
          <w:rPr>
            <w:sz w:val="24"/>
            <w:szCs w:val="24"/>
          </w:rPr>
          <w:delText xml:space="preserve">healthy </w:delText>
        </w:r>
      </w:del>
      <w:r>
        <w:rPr>
          <w:sz w:val="24"/>
          <w:szCs w:val="24"/>
        </w:rPr>
        <w:t xml:space="preserve">aging, becoming faster and losing its central-parietal focus, rather than by </w:t>
      </w:r>
      <w:ins w:id="195" w:author="Yuval Nir" w:date="2026-08-11T16:35:00Z" w16du:dateUtc="2026-08-11T13:35:00Z">
        <w:r w:rsidR="001851FE">
          <w:rPr>
            <w:sz w:val="24"/>
            <w:szCs w:val="24"/>
          </w:rPr>
          <w:t xml:space="preserve">mild </w:t>
        </w:r>
      </w:ins>
      <w:r>
        <w:rPr>
          <w:sz w:val="24"/>
          <w:szCs w:val="24"/>
        </w:rPr>
        <w:t xml:space="preserve">cognitive impairment. </w:t>
      </w:r>
      <w:del w:id="196" w:author="Yuval Nir" w:date="2026-08-11T16:35:00Z" w16du:dateUtc="2026-08-11T13:35:00Z">
        <w:r w:rsidDel="001851FE">
          <w:rPr>
            <w:sz w:val="24"/>
            <w:szCs w:val="24"/>
          </w:rPr>
          <w:delText>In this cohort it indexes chronological age, not cognitive status, which tempers its use as a standalone marker of early MCI.</w:delText>
        </w:r>
      </w:del>
    </w:p>
    <w:p w14:paraId="75F5568D" w14:textId="77777777" w:rsidR="00DF786A" w:rsidRDefault="00DF786A">
      <w:pPr>
        <w:rPr>
          <w:ins w:id="197" w:author="Yuval Nir" w:date="2026-08-11T16:30:00Z" w16du:dateUtc="2026-08-11T13:30:00Z"/>
          <w:sz w:val="32"/>
          <w:szCs w:val="32"/>
        </w:rPr>
      </w:pPr>
      <w:bookmarkStart w:id="198" w:name="_heading=h.theauqesbeh5" w:colFirst="0" w:colLast="0"/>
      <w:bookmarkEnd w:id="198"/>
      <w:ins w:id="199" w:author="Yuval Nir" w:date="2026-08-11T16:30:00Z" w16du:dateUtc="2026-08-11T13:30:00Z">
        <w:r>
          <w:br w:type="page"/>
        </w:r>
      </w:ins>
    </w:p>
    <w:p w14:paraId="4B3D87B2" w14:textId="3B3EDEC7" w:rsidR="00EB6ED9" w:rsidRDefault="00000000">
      <w:pPr>
        <w:pStyle w:val="Heading2"/>
        <w:spacing w:line="360" w:lineRule="auto"/>
        <w:rPr>
          <w:ins w:id="200" w:author="Yuval Nir" w:date="2026-08-11T16:41:00Z" w16du:dateUtc="2026-08-11T13:41:00Z"/>
        </w:rPr>
      </w:pPr>
      <w:r>
        <w:lastRenderedPageBreak/>
        <w:t>Introduction</w:t>
      </w:r>
    </w:p>
    <w:p w14:paraId="509D5991" w14:textId="3442FD75" w:rsidR="00A436D3" w:rsidRPr="0041178B" w:rsidRDefault="00A436D3" w:rsidP="00A436D3">
      <w:pPr>
        <w:spacing w:after="160" w:line="360" w:lineRule="auto"/>
        <w:jc w:val="both"/>
        <w:rPr>
          <w:ins w:id="201" w:author="Yuval Nir" w:date="2026-08-11T16:41:00Z" w16du:dateUtc="2026-08-11T13:41:00Z"/>
          <w:b/>
          <w:bCs/>
          <w:sz w:val="24"/>
          <w:szCs w:val="24"/>
          <w:highlight w:val="yellow"/>
          <w:rPrChange w:id="202" w:author="Yuval Nir" w:date="2026-08-11T16:44:00Z" w16du:dateUtc="2026-08-11T13:44:00Z">
            <w:rPr>
              <w:ins w:id="203" w:author="Yuval Nir" w:date="2026-08-11T16:41:00Z" w16du:dateUtc="2026-08-11T13:41:00Z"/>
              <w:b/>
              <w:bCs/>
              <w:sz w:val="24"/>
              <w:szCs w:val="24"/>
            </w:rPr>
          </w:rPrChange>
        </w:rPr>
      </w:pPr>
      <w:ins w:id="204" w:author="Yuval Nir" w:date="2026-08-11T16:41:00Z" w16du:dateUtc="2026-08-11T13:41:00Z">
        <w:r w:rsidRPr="0041178B">
          <w:rPr>
            <w:b/>
            <w:bCs/>
            <w:sz w:val="24"/>
            <w:szCs w:val="24"/>
            <w:highlight w:val="yellow"/>
            <w:rPrChange w:id="205" w:author="Yuval Nir" w:date="2026-08-11T16:44:00Z" w16du:dateUtc="2026-08-11T13:44:00Z">
              <w:rPr>
                <w:b/>
                <w:bCs/>
                <w:sz w:val="24"/>
                <w:szCs w:val="24"/>
              </w:rPr>
            </w:rPrChange>
          </w:rPr>
          <w:t xml:space="preserve">Human sleep and scalp EEG </w:t>
        </w:r>
      </w:ins>
    </w:p>
    <w:p w14:paraId="4B9674DE" w14:textId="7E3A63D1" w:rsidR="00A436D3" w:rsidRPr="0041178B" w:rsidRDefault="00A436D3" w:rsidP="00A436D3">
      <w:pPr>
        <w:spacing w:after="160" w:line="360" w:lineRule="auto"/>
        <w:jc w:val="both"/>
        <w:rPr>
          <w:ins w:id="206" w:author="Yuval Nir" w:date="2026-08-11T16:42:00Z" w16du:dateUtc="2026-08-11T13:42:00Z"/>
          <w:sz w:val="24"/>
          <w:szCs w:val="24"/>
          <w:highlight w:val="yellow"/>
          <w:rPrChange w:id="207" w:author="Yuval Nir" w:date="2026-08-11T16:44:00Z" w16du:dateUtc="2026-08-11T13:44:00Z">
            <w:rPr>
              <w:ins w:id="208" w:author="Yuval Nir" w:date="2026-08-11T16:42:00Z" w16du:dateUtc="2026-08-11T13:42:00Z"/>
              <w:b/>
              <w:bCs/>
              <w:sz w:val="24"/>
              <w:szCs w:val="24"/>
            </w:rPr>
          </w:rPrChange>
        </w:rPr>
      </w:pPr>
      <w:ins w:id="209" w:author="Yuval Nir" w:date="2026-08-11T16:41:00Z" w16du:dateUtc="2026-08-11T13:41:00Z">
        <w:r w:rsidRPr="0041178B">
          <w:rPr>
            <w:sz w:val="24"/>
            <w:szCs w:val="24"/>
            <w:highlight w:val="yellow"/>
            <w:rPrChange w:id="210" w:author="Yuval Nir" w:date="2026-08-11T16:44:00Z" w16du:dateUtc="2026-08-11T13:44:00Z">
              <w:rPr>
                <w:b/>
                <w:bCs/>
                <w:sz w:val="24"/>
                <w:szCs w:val="24"/>
              </w:rPr>
            </w:rPrChange>
          </w:rPr>
          <w:t xml:space="preserve">Put </w:t>
        </w:r>
      </w:ins>
      <w:ins w:id="211" w:author="Yuval Nir" w:date="2026-08-11T16:42:00Z" w16du:dateUtc="2026-08-11T13:42:00Z">
        <w:r w:rsidRPr="0041178B">
          <w:rPr>
            <w:sz w:val="24"/>
            <w:szCs w:val="24"/>
            <w:highlight w:val="yellow"/>
            <w:rPrChange w:id="212" w:author="Yuval Nir" w:date="2026-08-11T16:44:00Z" w16du:dateUtc="2026-08-11T13:44:00Z">
              <w:rPr>
                <w:b/>
                <w:bCs/>
                <w:sz w:val="24"/>
                <w:szCs w:val="24"/>
              </w:rPr>
            </w:rPrChange>
          </w:rPr>
          <w:t xml:space="preserve">one more general paragraph </w:t>
        </w:r>
      </w:ins>
      <w:ins w:id="213" w:author="Yuval Nir" w:date="2026-08-11T16:43:00Z" w16du:dateUtc="2026-08-11T13:43:00Z">
        <w:r w:rsidR="0041178B" w:rsidRPr="0041178B">
          <w:rPr>
            <w:sz w:val="24"/>
            <w:szCs w:val="24"/>
            <w:highlight w:val="yellow"/>
            <w:rPrChange w:id="214" w:author="Yuval Nir" w:date="2026-08-11T16:44:00Z" w16du:dateUtc="2026-08-11T13:44:00Z">
              <w:rPr>
                <w:sz w:val="24"/>
                <w:szCs w:val="24"/>
              </w:rPr>
            </w:rPrChange>
          </w:rPr>
          <w:t xml:space="preserve">to begin with – for thesis (unnecessary for paper) </w:t>
        </w:r>
      </w:ins>
      <w:ins w:id="215" w:author="Yuval Nir" w:date="2026-08-11T16:42:00Z" w16du:dateUtc="2026-08-11T13:42:00Z">
        <w:r w:rsidRPr="0041178B">
          <w:rPr>
            <w:sz w:val="24"/>
            <w:szCs w:val="24"/>
            <w:highlight w:val="yellow"/>
            <w:rPrChange w:id="216" w:author="Yuval Nir" w:date="2026-08-11T16:44:00Z" w16du:dateUtc="2026-08-11T13:44:00Z">
              <w:rPr>
                <w:b/>
                <w:bCs/>
                <w:sz w:val="24"/>
                <w:szCs w:val="24"/>
              </w:rPr>
            </w:rPrChange>
          </w:rPr>
          <w:t>on stuff like</w:t>
        </w:r>
      </w:ins>
    </w:p>
    <w:p w14:paraId="6D841FC9" w14:textId="51D6E9EF" w:rsidR="00A436D3" w:rsidRPr="0041178B" w:rsidRDefault="00A436D3" w:rsidP="00A436D3">
      <w:pPr>
        <w:pStyle w:val="ListParagraph"/>
        <w:numPr>
          <w:ilvl w:val="0"/>
          <w:numId w:val="2"/>
        </w:numPr>
        <w:spacing w:after="160" w:line="360" w:lineRule="auto"/>
        <w:jc w:val="both"/>
        <w:rPr>
          <w:ins w:id="217" w:author="Yuval Nir" w:date="2026-08-11T16:42:00Z" w16du:dateUtc="2026-08-11T13:42:00Z"/>
          <w:sz w:val="24"/>
          <w:szCs w:val="24"/>
          <w:highlight w:val="yellow"/>
          <w:rPrChange w:id="218" w:author="Yuval Nir" w:date="2026-08-11T16:44:00Z" w16du:dateUtc="2026-08-11T13:44:00Z">
            <w:rPr>
              <w:ins w:id="219" w:author="Yuval Nir" w:date="2026-08-11T16:42:00Z" w16du:dateUtc="2026-08-11T13:42:00Z"/>
              <w:b/>
              <w:bCs/>
              <w:sz w:val="24"/>
              <w:szCs w:val="24"/>
            </w:rPr>
          </w:rPrChange>
        </w:rPr>
        <w:pPrChange w:id="220" w:author="Yuval Nir" w:date="2026-08-11T16:42:00Z" w16du:dateUtc="2026-08-11T13:42:00Z">
          <w:pPr>
            <w:spacing w:after="160" w:line="360" w:lineRule="auto"/>
            <w:jc w:val="both"/>
          </w:pPr>
        </w:pPrChange>
      </w:pPr>
      <w:ins w:id="221" w:author="Yuval Nir" w:date="2026-08-11T16:42:00Z" w16du:dateUtc="2026-08-11T13:42:00Z">
        <w:r w:rsidRPr="0041178B">
          <w:rPr>
            <w:sz w:val="24"/>
            <w:szCs w:val="24"/>
            <w:highlight w:val="yellow"/>
            <w:rPrChange w:id="222" w:author="Yuval Nir" w:date="2026-08-11T16:44:00Z" w16du:dateUtc="2026-08-11T13:44:00Z">
              <w:rPr>
                <w:b/>
                <w:bCs/>
                <w:sz w:val="24"/>
                <w:szCs w:val="24"/>
              </w:rPr>
            </w:rPrChange>
          </w:rPr>
          <w:t>Sleep what is it, how is it defined, sleep stages NREM and REM</w:t>
        </w:r>
      </w:ins>
    </w:p>
    <w:p w14:paraId="3136BB75" w14:textId="77777777" w:rsidR="00A436D3" w:rsidRPr="0041178B" w:rsidRDefault="00A436D3" w:rsidP="00A436D3">
      <w:pPr>
        <w:pStyle w:val="ListParagraph"/>
        <w:numPr>
          <w:ilvl w:val="0"/>
          <w:numId w:val="2"/>
        </w:numPr>
        <w:spacing w:after="160" w:line="360" w:lineRule="auto"/>
        <w:jc w:val="both"/>
        <w:rPr>
          <w:ins w:id="223" w:author="Yuval Nir" w:date="2026-08-11T16:42:00Z" w16du:dateUtc="2026-08-11T13:42:00Z"/>
          <w:sz w:val="24"/>
          <w:szCs w:val="24"/>
          <w:highlight w:val="yellow"/>
          <w:rPrChange w:id="224" w:author="Yuval Nir" w:date="2026-08-11T16:44:00Z" w16du:dateUtc="2026-08-11T13:44:00Z">
            <w:rPr>
              <w:ins w:id="225" w:author="Yuval Nir" w:date="2026-08-11T16:42:00Z" w16du:dateUtc="2026-08-11T13:42:00Z"/>
              <w:sz w:val="24"/>
              <w:szCs w:val="24"/>
            </w:rPr>
          </w:rPrChange>
        </w:rPr>
      </w:pPr>
      <w:ins w:id="226" w:author="Yuval Nir" w:date="2026-08-11T16:42:00Z" w16du:dateUtc="2026-08-11T13:42:00Z">
        <w:r w:rsidRPr="0041178B">
          <w:rPr>
            <w:sz w:val="24"/>
            <w:szCs w:val="24"/>
            <w:highlight w:val="yellow"/>
            <w:rPrChange w:id="227" w:author="Yuval Nir" w:date="2026-08-11T16:44:00Z" w16du:dateUtc="2026-08-11T13:44:00Z">
              <w:rPr>
                <w:sz w:val="24"/>
                <w:szCs w:val="24"/>
              </w:rPr>
            </w:rPrChange>
          </w:rPr>
          <w:t>What are the function(s) of sleep what is it good for</w:t>
        </w:r>
      </w:ins>
    </w:p>
    <w:p w14:paraId="002CE5DF" w14:textId="727B7885" w:rsidR="00A436D3" w:rsidRPr="0041178B" w:rsidRDefault="00A436D3" w:rsidP="00A436D3">
      <w:pPr>
        <w:pStyle w:val="ListParagraph"/>
        <w:numPr>
          <w:ilvl w:val="0"/>
          <w:numId w:val="2"/>
        </w:numPr>
        <w:spacing w:after="160" w:line="360" w:lineRule="auto"/>
        <w:jc w:val="both"/>
        <w:rPr>
          <w:ins w:id="228" w:author="Yuval Nir" w:date="2026-08-11T16:41:00Z" w16du:dateUtc="2026-08-11T13:41:00Z"/>
          <w:sz w:val="24"/>
          <w:szCs w:val="24"/>
          <w:highlight w:val="yellow"/>
          <w:rPrChange w:id="229" w:author="Yuval Nir" w:date="2026-08-11T16:44:00Z" w16du:dateUtc="2026-08-11T13:44:00Z">
            <w:rPr>
              <w:ins w:id="230" w:author="Yuval Nir" w:date="2026-08-11T16:41:00Z" w16du:dateUtc="2026-08-11T13:41:00Z"/>
              <w:b/>
              <w:bCs/>
              <w:sz w:val="24"/>
              <w:szCs w:val="24"/>
            </w:rPr>
          </w:rPrChange>
        </w:rPr>
        <w:pPrChange w:id="231" w:author="Yuval Nir" w:date="2026-08-11T16:42:00Z" w16du:dateUtc="2026-08-11T13:42:00Z">
          <w:pPr>
            <w:spacing w:after="160" w:line="360" w:lineRule="auto"/>
            <w:jc w:val="both"/>
          </w:pPr>
        </w:pPrChange>
      </w:pPr>
      <w:ins w:id="232" w:author="Yuval Nir" w:date="2026-08-11T16:42:00Z" w16du:dateUtc="2026-08-11T13:42:00Z">
        <w:r w:rsidRPr="0041178B">
          <w:rPr>
            <w:sz w:val="24"/>
            <w:szCs w:val="24"/>
            <w:highlight w:val="yellow"/>
            <w:rPrChange w:id="233" w:author="Yuval Nir" w:date="2026-08-11T16:44:00Z" w16du:dateUtc="2026-08-11T13:44:00Z">
              <w:rPr>
                <w:sz w:val="24"/>
                <w:szCs w:val="24"/>
              </w:rPr>
            </w:rPrChange>
          </w:rPr>
          <w:t xml:space="preserve">PSG monitoring, </w:t>
        </w:r>
        <w:r w:rsidRPr="0041178B">
          <w:rPr>
            <w:sz w:val="24"/>
            <w:szCs w:val="24"/>
            <w:highlight w:val="yellow"/>
            <w:rPrChange w:id="234" w:author="Yuval Nir" w:date="2026-08-11T16:44:00Z" w16du:dateUtc="2026-08-11T13:44:00Z">
              <w:rPr>
                <w:b/>
                <w:bCs/>
                <w:sz w:val="24"/>
                <w:szCs w:val="24"/>
              </w:rPr>
            </w:rPrChange>
          </w:rPr>
          <w:t xml:space="preserve">EEG signatures </w:t>
        </w:r>
        <w:r w:rsidRPr="0041178B">
          <w:rPr>
            <w:sz w:val="24"/>
            <w:szCs w:val="24"/>
            <w:highlight w:val="yellow"/>
            <w:rPrChange w:id="235" w:author="Yuval Nir" w:date="2026-08-11T16:44:00Z" w16du:dateUtc="2026-08-11T13:44:00Z">
              <w:rPr>
                <w:sz w:val="24"/>
                <w:szCs w:val="24"/>
              </w:rPr>
            </w:rPrChange>
          </w:rPr>
          <w:t>e.g. slow w</w:t>
        </w:r>
      </w:ins>
      <w:ins w:id="236" w:author="Yuval Nir" w:date="2026-08-11T16:43:00Z" w16du:dateUtc="2026-08-11T13:43:00Z">
        <w:r w:rsidRPr="0041178B">
          <w:rPr>
            <w:sz w:val="24"/>
            <w:szCs w:val="24"/>
            <w:highlight w:val="yellow"/>
            <w:rPrChange w:id="237" w:author="Yuval Nir" w:date="2026-08-11T16:44:00Z" w16du:dateUtc="2026-08-11T13:44:00Z">
              <w:rPr>
                <w:sz w:val="24"/>
                <w:szCs w:val="24"/>
              </w:rPr>
            </w:rPrChange>
          </w:rPr>
          <w:t>aves, sleep spindles etc</w:t>
        </w:r>
      </w:ins>
    </w:p>
    <w:p w14:paraId="0FEA2E8C" w14:textId="1207CF03" w:rsidR="00A436D3" w:rsidDel="00A436D3" w:rsidRDefault="00A436D3">
      <w:pPr>
        <w:spacing w:after="160" w:line="360" w:lineRule="auto"/>
        <w:jc w:val="both"/>
        <w:rPr>
          <w:del w:id="238" w:author="Yuval Nir" w:date="2026-08-11T16:41:00Z" w16du:dateUtc="2026-08-11T13:41:00Z"/>
        </w:rPr>
      </w:pPr>
    </w:p>
    <w:p w14:paraId="18AB837C" w14:textId="77777777" w:rsidR="00A436D3" w:rsidRPr="00A436D3" w:rsidRDefault="00A436D3" w:rsidP="00A436D3">
      <w:pPr>
        <w:rPr>
          <w:ins w:id="239" w:author="Yuval Nir" w:date="2026-08-11T16:41:00Z" w16du:dateUtc="2026-08-11T13:41:00Z"/>
        </w:rPr>
        <w:pPrChange w:id="240" w:author="Yuval Nir" w:date="2026-08-11T16:41:00Z" w16du:dateUtc="2026-08-11T13:41:00Z">
          <w:pPr>
            <w:pStyle w:val="Heading2"/>
            <w:spacing w:line="360" w:lineRule="auto"/>
          </w:pPr>
        </w:pPrChange>
      </w:pPr>
    </w:p>
    <w:p w14:paraId="5A62CA79" w14:textId="2A4F2B89" w:rsidR="00A436D3" w:rsidRPr="00A436D3" w:rsidRDefault="00A436D3">
      <w:pPr>
        <w:spacing w:after="160" w:line="360" w:lineRule="auto"/>
        <w:jc w:val="both"/>
        <w:rPr>
          <w:ins w:id="241" w:author="Yuval Nir" w:date="2026-08-11T16:41:00Z" w16du:dateUtc="2026-08-11T13:41:00Z"/>
          <w:b/>
          <w:bCs/>
          <w:sz w:val="24"/>
          <w:szCs w:val="24"/>
          <w:rPrChange w:id="242" w:author="Yuval Nir" w:date="2026-08-11T16:41:00Z" w16du:dateUtc="2026-08-11T13:41:00Z">
            <w:rPr>
              <w:ins w:id="243" w:author="Yuval Nir" w:date="2026-08-11T16:41:00Z" w16du:dateUtc="2026-08-11T13:41:00Z"/>
              <w:sz w:val="24"/>
              <w:szCs w:val="24"/>
            </w:rPr>
          </w:rPrChange>
        </w:rPr>
      </w:pPr>
      <w:ins w:id="244" w:author="Yuval Nir" w:date="2026-08-11T16:41:00Z" w16du:dateUtc="2026-08-11T13:41:00Z">
        <w:r w:rsidRPr="00A436D3">
          <w:rPr>
            <w:b/>
            <w:bCs/>
            <w:sz w:val="24"/>
            <w:szCs w:val="24"/>
            <w:rPrChange w:id="245" w:author="Yuval Nir" w:date="2026-08-11T16:41:00Z" w16du:dateUtc="2026-08-11T13:41:00Z">
              <w:rPr>
                <w:sz w:val="24"/>
                <w:szCs w:val="24"/>
              </w:rPr>
            </w:rPrChange>
          </w:rPr>
          <w:t>I</w:t>
        </w:r>
        <w:r w:rsidRPr="00A436D3">
          <w:rPr>
            <w:b/>
            <w:bCs/>
            <w:sz w:val="24"/>
            <w:szCs w:val="24"/>
            <w:rPrChange w:id="246" w:author="Yuval Nir" w:date="2026-08-11T16:41:00Z" w16du:dateUtc="2026-08-11T13:41:00Z">
              <w:rPr>
                <w:sz w:val="24"/>
                <w:szCs w:val="24"/>
              </w:rPr>
            </w:rPrChange>
          </w:rPr>
          <w:t xml:space="preserve">nfra-slow fluctuation of sigma power (ISFS) </w:t>
        </w:r>
        <w:r w:rsidRPr="00A436D3">
          <w:rPr>
            <w:b/>
            <w:bCs/>
            <w:sz w:val="24"/>
            <w:szCs w:val="24"/>
            <w:rPrChange w:id="247" w:author="Yuval Nir" w:date="2026-08-11T16:41:00Z" w16du:dateUtc="2026-08-11T13:41:00Z">
              <w:rPr>
                <w:sz w:val="24"/>
                <w:szCs w:val="24"/>
              </w:rPr>
            </w:rPrChange>
          </w:rPr>
          <w:t>in</w:t>
        </w:r>
        <w:r w:rsidRPr="00A436D3">
          <w:rPr>
            <w:b/>
            <w:bCs/>
            <w:sz w:val="24"/>
            <w:szCs w:val="24"/>
            <w:rPrChange w:id="248" w:author="Yuval Nir" w:date="2026-08-11T16:41:00Z" w16du:dateUtc="2026-08-11T13:41:00Z">
              <w:rPr>
                <w:sz w:val="24"/>
                <w:szCs w:val="24"/>
              </w:rPr>
            </w:rPrChange>
          </w:rPr>
          <w:t xml:space="preserve"> NREM</w:t>
        </w:r>
        <w:r w:rsidRPr="00A436D3">
          <w:rPr>
            <w:b/>
            <w:bCs/>
            <w:sz w:val="24"/>
            <w:szCs w:val="24"/>
            <w:rPrChange w:id="249" w:author="Yuval Nir" w:date="2026-08-11T16:41:00Z" w16du:dateUtc="2026-08-11T13:41:00Z">
              <w:rPr>
                <w:sz w:val="24"/>
                <w:szCs w:val="24"/>
              </w:rPr>
            </w:rPrChange>
          </w:rPr>
          <w:t xml:space="preserve"> sleep</w:t>
        </w:r>
      </w:ins>
    </w:p>
    <w:p w14:paraId="128B8B96" w14:textId="2B399055" w:rsidR="00EB6ED9" w:rsidRDefault="00000000">
      <w:pPr>
        <w:spacing w:after="160" w:line="360" w:lineRule="auto"/>
        <w:jc w:val="both"/>
        <w:rPr>
          <w:sz w:val="24"/>
          <w:szCs w:val="24"/>
        </w:rPr>
      </w:pPr>
      <w:r>
        <w:rPr>
          <w:sz w:val="24"/>
          <w:szCs w:val="24"/>
        </w:rPr>
        <w:t xml:space="preserve">Non-rapid eye movement (NREM) sleep occupies most </w:t>
      </w:r>
      <w:del w:id="250" w:author="Yuval Nir" w:date="2026-08-11T16:36:00Z" w16du:dateUtc="2026-08-11T13:36:00Z">
        <w:r w:rsidDel="00D653DE">
          <w:rPr>
            <w:sz w:val="24"/>
            <w:szCs w:val="24"/>
          </w:rPr>
          <w:delText>of the human night</w:delText>
        </w:r>
      </w:del>
      <w:ins w:id="251" w:author="Yuval Nir" w:date="2026-08-11T16:36:00Z" w16du:dateUtc="2026-08-11T13:36:00Z">
        <w:r w:rsidR="00D653DE">
          <w:rPr>
            <w:sz w:val="24"/>
            <w:szCs w:val="24"/>
          </w:rPr>
          <w:t>of sleep in adults</w:t>
        </w:r>
      </w:ins>
      <w:r>
        <w:rPr>
          <w:sz w:val="24"/>
          <w:szCs w:val="24"/>
        </w:rPr>
        <w:t xml:space="preserve">, and </w:t>
      </w:r>
      <w:del w:id="252" w:author="Yuval Nir" w:date="2026-08-11T16:36:00Z" w16du:dateUtc="2026-08-11T13:36:00Z">
        <w:r w:rsidDel="00D653DE">
          <w:rPr>
            <w:sz w:val="24"/>
            <w:szCs w:val="24"/>
          </w:rPr>
          <w:delText xml:space="preserve">its second </w:delText>
        </w:r>
      </w:del>
      <w:r>
        <w:rPr>
          <w:sz w:val="24"/>
          <w:szCs w:val="24"/>
        </w:rPr>
        <w:t xml:space="preserve">stage </w:t>
      </w:r>
      <w:ins w:id="253" w:author="Yuval Nir" w:date="2026-08-11T16:36:00Z" w16du:dateUtc="2026-08-11T13:36:00Z">
        <w:r w:rsidR="00D653DE">
          <w:rPr>
            <w:sz w:val="24"/>
            <w:szCs w:val="24"/>
          </w:rPr>
          <w:t xml:space="preserve">2 </w:t>
        </w:r>
      </w:ins>
      <w:r>
        <w:rPr>
          <w:sz w:val="24"/>
          <w:szCs w:val="24"/>
        </w:rPr>
        <w:t xml:space="preserve">(N2) is </w:t>
      </w:r>
      <w:ins w:id="254" w:author="Yuval Nir" w:date="2026-08-11T16:36:00Z" w16du:dateUtc="2026-08-11T13:36:00Z">
        <w:r w:rsidR="00D653DE">
          <w:rPr>
            <w:sz w:val="24"/>
            <w:szCs w:val="24"/>
          </w:rPr>
          <w:t xml:space="preserve">characterized by the intermittent occurrence </w:t>
        </w:r>
      </w:ins>
      <w:del w:id="255" w:author="Yuval Nir" w:date="2026-08-11T16:36:00Z" w16du:dateUtc="2026-08-11T13:36:00Z">
        <w:r w:rsidDel="00D653DE">
          <w:rPr>
            <w:sz w:val="24"/>
            <w:szCs w:val="24"/>
          </w:rPr>
          <w:delText>defined by</w:delText>
        </w:r>
      </w:del>
      <w:ins w:id="256" w:author="Yuval Nir" w:date="2026-08-11T16:36:00Z" w16du:dateUtc="2026-08-11T13:36:00Z">
        <w:r w:rsidR="00D653DE">
          <w:rPr>
            <w:sz w:val="24"/>
            <w:szCs w:val="24"/>
          </w:rPr>
          <w:t>of</w:t>
        </w:r>
      </w:ins>
      <w:r>
        <w:rPr>
          <w:sz w:val="24"/>
          <w:szCs w:val="24"/>
        </w:rPr>
        <w:t xml:space="preserve"> sleep spindles: brief oscillations in the sigma band (11–16 Hz) generated by thalamocortical circuits¹</w:t>
      </w:r>
      <w:r>
        <w:rPr>
          <w:rFonts w:ascii="Cambria Math" w:hAnsi="Cambria Math" w:cs="Cambria Math"/>
          <w:sz w:val="24"/>
          <w:szCs w:val="24"/>
        </w:rPr>
        <w:t>⁻</w:t>
      </w:r>
      <w:sdt>
        <w:sdtPr>
          <w:tag w:val="goog_rdk_0"/>
          <w:id w:val="-1591998845"/>
        </w:sdtPr>
        <w:sdtContent>
          <w:r>
            <w:rPr>
              <w:rFonts w:ascii="Arial Unicode MS" w:eastAsia="Arial Unicode MS" w:hAnsi="Arial Unicode MS" w:cs="Arial Unicode MS"/>
              <w:sz w:val="24"/>
              <w:szCs w:val="24"/>
            </w:rPr>
            <w:t xml:space="preserve">². Spindles are among the most reliable electrophysiological signatures of N2 and vary </w:t>
          </w:r>
          <w:del w:id="257" w:author="Yuval Nir" w:date="2026-08-11T16:37:00Z" w16du:dateUtc="2026-08-11T13:37:00Z">
            <w:r w:rsidDel="00D653DE">
              <w:rPr>
                <w:rFonts w:ascii="Arial Unicode MS" w:eastAsia="Arial Unicode MS" w:hAnsi="Arial Unicode MS" w:cs="Arial Unicode MS"/>
                <w:sz w:val="24"/>
                <w:szCs w:val="24"/>
              </w:rPr>
              <w:delText xml:space="preserve">systematically </w:delText>
            </w:r>
          </w:del>
          <w:r>
            <w:rPr>
              <w:rFonts w:ascii="Arial Unicode MS" w:eastAsia="Arial Unicode MS" w:hAnsi="Arial Unicode MS" w:cs="Arial Unicode MS"/>
              <w:sz w:val="24"/>
              <w:szCs w:val="24"/>
            </w:rPr>
            <w:t xml:space="preserve">in density and topography across individuals³. Two subtypes are commonly distinguished by frequency and scalp topography: slow spindles (≈11–13 Hz), maximal over frontal cortex, and fast spindles (≈13–16 Hz), maximal over centroparietal cortex⁴. Spindles are also closely tied to </w:t>
          </w:r>
          <w:ins w:id="258" w:author="Yuval Nir" w:date="2026-08-11T16:37:00Z" w16du:dateUtc="2026-08-11T13:37:00Z">
            <w:r w:rsidR="00D653DE">
              <w:rPr>
                <w:rFonts w:ascii="Arial Unicode MS" w:eastAsia="Arial Unicode MS" w:hAnsi="Arial Unicode MS" w:cs="Arial Unicode MS"/>
                <w:sz w:val="24"/>
                <w:szCs w:val="24"/>
              </w:rPr>
              <w:t xml:space="preserve">plasticity and </w:t>
            </w:r>
          </w:ins>
          <w:r>
            <w:rPr>
              <w:rFonts w:ascii="Arial Unicode MS" w:eastAsia="Arial Unicode MS" w:hAnsi="Arial Unicode MS" w:cs="Arial Unicode MS"/>
              <w:sz w:val="24"/>
              <w:szCs w:val="24"/>
            </w:rPr>
            <w:t>sleep-dependent memory consolidation¹</w:t>
          </w:r>
          <w:ins w:id="259" w:author="Yuval Nir" w:date="2026-08-11T16:37:00Z" w16du:dateUtc="2026-08-11T13:37:00Z">
            <w:r w:rsidR="00D653DE">
              <w:rPr>
                <w:rFonts w:ascii="Arial Unicode MS" w:eastAsia="Arial Unicode MS" w:hAnsi="Arial Unicode MS" w:cs="Arial Unicode MS"/>
                <w:sz w:val="24"/>
                <w:szCs w:val="24"/>
              </w:rPr>
              <w:t xml:space="preserve">, as well as with </w:t>
            </w:r>
          </w:ins>
          <w:ins w:id="260" w:author="Yuval Nir" w:date="2026-08-11T16:38:00Z" w16du:dateUtc="2026-08-11T13:38:00Z">
            <w:r w:rsidR="00A436D3">
              <w:rPr>
                <w:rFonts w:ascii="Arial Unicode MS" w:eastAsia="Arial Unicode MS" w:hAnsi="Arial Unicode MS" w:cs="Arial Unicode MS"/>
                <w:sz w:val="24"/>
                <w:szCs w:val="24"/>
              </w:rPr>
              <w:t>increased</w:t>
            </w:r>
          </w:ins>
          <w:ins w:id="261" w:author="Yuval Nir" w:date="2026-08-11T16:37:00Z" w16du:dateUtc="2026-08-11T13:37:00Z">
            <w:r w:rsidR="00D653DE">
              <w:rPr>
                <w:rFonts w:ascii="Arial Unicode MS" w:eastAsia="Arial Unicode MS" w:hAnsi="Arial Unicode MS" w:cs="Arial Unicode MS"/>
                <w:sz w:val="24"/>
                <w:szCs w:val="24"/>
              </w:rPr>
              <w:t xml:space="preserve"> disconnection from the external sensory environment</w:t>
            </w:r>
          </w:ins>
          <w:r>
            <w:rPr>
              <w:rFonts w:ascii="Arial Unicode MS" w:eastAsia="Arial Unicode MS" w:hAnsi="Arial Unicode MS" w:cs="Arial Unicode MS"/>
              <w:sz w:val="24"/>
              <w:szCs w:val="24"/>
            </w:rPr>
            <w:t>.</w:t>
          </w:r>
        </w:sdtContent>
      </w:sdt>
    </w:p>
    <w:p w14:paraId="0E76BDC1" w14:textId="77409489" w:rsidR="00EB6ED9" w:rsidRDefault="00000000">
      <w:pPr>
        <w:spacing w:after="160" w:line="360" w:lineRule="auto"/>
        <w:jc w:val="both"/>
        <w:rPr>
          <w:sz w:val="24"/>
          <w:szCs w:val="24"/>
        </w:rPr>
      </w:pPr>
      <w:r>
        <w:rPr>
          <w:sz w:val="24"/>
          <w:szCs w:val="24"/>
        </w:rPr>
        <w:t>Spindles are not distributed evenly through NREM sleep. The amplitude of sigma-band activity over time forms the sigma envelope, and this envelope fluctuates on an infra-slow timescale of roughly 0.02 Hz, so that spindles occur in trains separated by intervals of tens of seconds⁵. In</w:t>
      </w:r>
      <w:ins w:id="262" w:author="Yuval Nir" w:date="2026-08-11T16:38:00Z" w16du:dateUtc="2026-08-11T13:38:00Z">
        <w:r w:rsidR="00A436D3">
          <w:rPr>
            <w:sz w:val="24"/>
            <w:szCs w:val="24"/>
          </w:rPr>
          <w:t xml:space="preserve"> both</w:t>
        </w:r>
      </w:ins>
      <w:r>
        <w:rPr>
          <w:sz w:val="24"/>
          <w:szCs w:val="24"/>
        </w:rPr>
        <w:t xml:space="preserve"> rodents</w:t>
      </w:r>
      <w:ins w:id="263" w:author="Yuval Nir" w:date="2026-08-11T16:38:00Z" w16du:dateUtc="2026-08-11T13:38:00Z">
        <w:r w:rsidR="00A436D3">
          <w:rPr>
            <w:sz w:val="24"/>
            <w:szCs w:val="24"/>
          </w:rPr>
          <w:t xml:space="preserve"> and humans</w:t>
        </w:r>
      </w:ins>
      <w:r>
        <w:rPr>
          <w:sz w:val="24"/>
          <w:szCs w:val="24"/>
        </w:rPr>
        <w:t xml:space="preserve">, this infra-slow fluctuation of sigma power (ISFS) organizes NREM sleep into alternating fragile and offline substates: during fragile periods sigma power is low and the animal is readily aroused, whereas during offline periods sigma power is high and the animal is relatively disconnected from sensory input and protected from awakening. This alternation is </w:t>
      </w:r>
      <w:del w:id="264" w:author="Yuval Nir" w:date="2026-08-11T16:38:00Z" w16du:dateUtc="2026-08-11T13:38:00Z">
        <w:r w:rsidDel="00A436D3">
          <w:rPr>
            <w:sz w:val="24"/>
            <w:szCs w:val="24"/>
          </w:rPr>
          <w:delText xml:space="preserve">clocked </w:delText>
        </w:r>
      </w:del>
      <w:ins w:id="265" w:author="Yuval Nir" w:date="2026-08-11T16:38:00Z" w16du:dateUtc="2026-08-11T13:38:00Z">
        <w:r w:rsidR="00A436D3">
          <w:rPr>
            <w:sz w:val="24"/>
            <w:szCs w:val="24"/>
          </w:rPr>
          <w:t>driven in p</w:t>
        </w:r>
      </w:ins>
      <w:ins w:id="266" w:author="Yuval Nir" w:date="2026-08-11T16:39:00Z" w16du:dateUtc="2026-08-11T13:39:00Z">
        <w:r w:rsidR="00A436D3">
          <w:rPr>
            <w:sz w:val="24"/>
            <w:szCs w:val="24"/>
          </w:rPr>
          <w:t>art</w:t>
        </w:r>
      </w:ins>
      <w:ins w:id="267" w:author="Yuval Nir" w:date="2026-08-11T16:38:00Z" w16du:dateUtc="2026-08-11T13:38:00Z">
        <w:r w:rsidR="00A436D3">
          <w:rPr>
            <w:sz w:val="24"/>
            <w:szCs w:val="24"/>
          </w:rPr>
          <w:t xml:space="preserve"> </w:t>
        </w:r>
      </w:ins>
      <w:r>
        <w:rPr>
          <w:sz w:val="24"/>
          <w:szCs w:val="24"/>
        </w:rPr>
        <w:t xml:space="preserve">by the locus coeruleus </w:t>
      </w:r>
      <w:del w:id="268" w:author="Yuval Nir" w:date="2026-08-11T16:39:00Z" w16du:dateUtc="2026-08-11T13:39:00Z">
        <w:r w:rsidDel="00A436D3">
          <w:rPr>
            <w:sz w:val="24"/>
            <w:szCs w:val="24"/>
          </w:rPr>
          <w:delText>(LC) and the noradrenergic</w:delText>
        </w:r>
      </w:del>
      <w:ins w:id="269" w:author="Yuval Nir" w:date="2026-08-11T16:39:00Z" w16du:dateUtc="2026-08-11T13:39:00Z">
        <w:r w:rsidR="00A436D3">
          <w:rPr>
            <w:sz w:val="24"/>
            <w:szCs w:val="24"/>
          </w:rPr>
          <w:t>norepinephrine</w:t>
        </w:r>
      </w:ins>
      <w:r>
        <w:rPr>
          <w:sz w:val="24"/>
          <w:szCs w:val="24"/>
        </w:rPr>
        <w:t xml:space="preserve"> </w:t>
      </w:r>
      <w:ins w:id="270" w:author="Yuval Nir" w:date="2026-08-11T16:39:00Z" w16du:dateUtc="2026-08-11T13:39:00Z">
        <w:r w:rsidR="00A436D3">
          <w:rPr>
            <w:sz w:val="24"/>
            <w:szCs w:val="24"/>
          </w:rPr>
          <w:t xml:space="preserve">(LC-NE) </w:t>
        </w:r>
      </w:ins>
      <w:r>
        <w:rPr>
          <w:sz w:val="24"/>
          <w:szCs w:val="24"/>
        </w:rPr>
        <w:t xml:space="preserve">system⁶⁻⁷. The amplitude of </w:t>
      </w:r>
      <w:del w:id="271" w:author="Yuval Nir" w:date="2026-08-11T16:39:00Z" w16du:dateUtc="2026-08-11T13:39:00Z">
        <w:r w:rsidDel="00A436D3">
          <w:rPr>
            <w:sz w:val="24"/>
            <w:szCs w:val="24"/>
          </w:rPr>
          <w:delText xml:space="preserve">these </w:delText>
        </w:r>
      </w:del>
      <w:r>
        <w:rPr>
          <w:sz w:val="24"/>
          <w:szCs w:val="24"/>
        </w:rPr>
        <w:t xml:space="preserve">infra-slow noradrenergic oscillations is </w:t>
      </w:r>
      <w:del w:id="272" w:author="Yuval Nir" w:date="2026-08-11T16:39:00Z" w16du:dateUtc="2026-08-11T13:39:00Z">
        <w:r w:rsidDel="00A436D3">
          <w:rPr>
            <w:sz w:val="24"/>
            <w:szCs w:val="24"/>
          </w:rPr>
          <w:delText xml:space="preserve">in turn </w:delText>
        </w:r>
      </w:del>
      <w:r>
        <w:rPr>
          <w:sz w:val="24"/>
          <w:szCs w:val="24"/>
        </w:rPr>
        <w:t>coupled to spindle dynamics and to the restorative and mnemonic functions of sleep⁸⁻⁹.</w:t>
      </w:r>
    </w:p>
    <w:p w14:paraId="7C5A5ACB" w14:textId="1DD61FAD" w:rsidR="00EB6ED9" w:rsidRDefault="00000000">
      <w:pPr>
        <w:spacing w:after="160" w:line="360" w:lineRule="auto"/>
        <w:jc w:val="both"/>
        <w:rPr>
          <w:ins w:id="273" w:author="Yuval Nir" w:date="2026-08-11T16:43:00Z" w16du:dateUtc="2026-08-11T13:43:00Z"/>
          <w:sz w:val="24"/>
          <w:szCs w:val="24"/>
        </w:rPr>
      </w:pPr>
      <w:r>
        <w:rPr>
          <w:sz w:val="24"/>
          <w:szCs w:val="24"/>
        </w:rPr>
        <w:lastRenderedPageBreak/>
        <w:t>In the human EEG, the ISFS appears during N2 as a modulation of the sigma amplitude envelope at approximately 0.02 Hz</w:t>
      </w:r>
      <w:ins w:id="274" w:author="Yuval Nir" w:date="2026-08-11T16:39:00Z" w16du:dateUtc="2026-08-11T13:39:00Z">
        <w:r w:rsidR="00A436D3">
          <w:rPr>
            <w:sz w:val="24"/>
            <w:szCs w:val="24"/>
          </w:rPr>
          <w:t>. Such modulations ar</w:t>
        </w:r>
      </w:ins>
      <w:ins w:id="275" w:author="Yuval Nir" w:date="2026-08-11T16:40:00Z" w16du:dateUtc="2026-08-11T13:40:00Z">
        <w:r w:rsidR="00A436D3">
          <w:rPr>
            <w:sz w:val="24"/>
            <w:szCs w:val="24"/>
          </w:rPr>
          <w:t xml:space="preserve">e </w:t>
        </w:r>
      </w:ins>
      <w:del w:id="276" w:author="Yuval Nir" w:date="2026-08-11T16:40:00Z" w16du:dateUtc="2026-08-11T13:40:00Z">
        <w:r w:rsidDel="00A436D3">
          <w:rPr>
            <w:sz w:val="24"/>
            <w:szCs w:val="24"/>
          </w:rPr>
          <w:delText xml:space="preserve">, </w:delText>
        </w:r>
      </w:del>
      <w:r>
        <w:rPr>
          <w:sz w:val="24"/>
          <w:szCs w:val="24"/>
        </w:rPr>
        <w:t xml:space="preserve">most prominent in fast spindles and over centro-parieto-occipital regions¹⁰. Dimitriades et al. (2024) </w:t>
      </w:r>
      <w:del w:id="277" w:author="Yuval Nir" w:date="2026-08-11T16:40:00Z" w16du:dateUtc="2026-08-11T13:40:00Z">
        <w:r w:rsidDel="00A436D3">
          <w:rPr>
            <w:sz w:val="24"/>
            <w:szCs w:val="24"/>
          </w:rPr>
          <w:delText xml:space="preserve">subsequently </w:delText>
        </w:r>
      </w:del>
      <w:r>
        <w:rPr>
          <w:sz w:val="24"/>
          <w:szCs w:val="24"/>
        </w:rPr>
        <w:t xml:space="preserve">characterized the ISFS across development and in young adults, quantifying </w:t>
      </w:r>
      <w:del w:id="278" w:author="Yuval Nir" w:date="2026-08-11T16:40:00Z" w16du:dateUtc="2026-08-11T13:40:00Z">
        <w:r w:rsidDel="00A436D3">
          <w:rPr>
            <w:sz w:val="24"/>
            <w:szCs w:val="24"/>
          </w:rPr>
          <w:delText xml:space="preserve">per channel </w:delText>
        </w:r>
      </w:del>
      <w:r>
        <w:rPr>
          <w:sz w:val="24"/>
          <w:szCs w:val="24"/>
        </w:rPr>
        <w:t>the peak frequency, spectral width, and area under the spectral peak of the sigma envelope</w:t>
      </w:r>
      <w:ins w:id="279" w:author="Yuval Nir" w:date="2026-08-11T16:40:00Z" w16du:dateUtc="2026-08-11T13:40:00Z">
        <w:r w:rsidR="00A436D3">
          <w:rPr>
            <w:sz w:val="24"/>
            <w:szCs w:val="24"/>
          </w:rPr>
          <w:t xml:space="preserve"> for each EEG channel</w:t>
        </w:r>
      </w:ins>
      <w:r>
        <w:rPr>
          <w:sz w:val="24"/>
          <w:szCs w:val="24"/>
        </w:rPr>
        <w:t>, and linking these to markers of arousal and memory reactivation¹¹. The same infra-slow grouping of spindles tracks memory consolidation in humans¹².</w:t>
      </w:r>
    </w:p>
    <w:p w14:paraId="2BCA1279" w14:textId="2CF5E15E" w:rsidR="0041178B" w:rsidRDefault="0041178B" w:rsidP="0041178B">
      <w:pPr>
        <w:spacing w:after="160" w:line="360" w:lineRule="auto"/>
        <w:jc w:val="both"/>
        <w:rPr>
          <w:ins w:id="280" w:author="Yuval Nir" w:date="2026-08-11T16:44:00Z" w16du:dateUtc="2026-08-11T13:44:00Z"/>
          <w:b/>
          <w:bCs/>
          <w:sz w:val="24"/>
          <w:szCs w:val="24"/>
        </w:rPr>
      </w:pPr>
      <w:ins w:id="281" w:author="Yuval Nir" w:date="2026-08-11T16:43:00Z" w16du:dateUtc="2026-08-11T13:43:00Z">
        <w:r w:rsidRPr="0041178B">
          <w:rPr>
            <w:b/>
            <w:bCs/>
            <w:sz w:val="24"/>
            <w:szCs w:val="24"/>
            <w:highlight w:val="yellow"/>
            <w:rPrChange w:id="282" w:author="Yuval Nir" w:date="2026-08-11T16:45:00Z" w16du:dateUtc="2026-08-11T13:45:00Z">
              <w:rPr>
                <w:b/>
                <w:bCs/>
                <w:sz w:val="24"/>
                <w:szCs w:val="24"/>
              </w:rPr>
            </w:rPrChange>
          </w:rPr>
          <w:t>Changes in sleep and EEG across aging and MCI</w:t>
        </w:r>
        <w:r>
          <w:rPr>
            <w:b/>
            <w:bCs/>
            <w:sz w:val="24"/>
            <w:szCs w:val="24"/>
          </w:rPr>
          <w:t xml:space="preserve"> </w:t>
        </w:r>
      </w:ins>
    </w:p>
    <w:p w14:paraId="04CCBCB1" w14:textId="490B6897" w:rsidR="0041178B" w:rsidRPr="00AA7165" w:rsidRDefault="0041178B" w:rsidP="0041178B">
      <w:pPr>
        <w:spacing w:after="160" w:line="360" w:lineRule="auto"/>
        <w:jc w:val="both"/>
        <w:rPr>
          <w:ins w:id="283" w:author="Yuval Nir" w:date="2026-08-11T16:44:00Z" w16du:dateUtc="2026-08-11T13:44:00Z"/>
          <w:sz w:val="24"/>
          <w:szCs w:val="24"/>
          <w:highlight w:val="yellow"/>
        </w:rPr>
      </w:pPr>
      <w:ins w:id="284" w:author="Yuval Nir" w:date="2026-08-11T16:44:00Z" w16du:dateUtc="2026-08-11T13:44:00Z">
        <w:r w:rsidRPr="00C96CB4">
          <w:rPr>
            <w:sz w:val="24"/>
            <w:szCs w:val="24"/>
            <w:highlight w:val="yellow"/>
          </w:rPr>
          <w:t>Put o</w:t>
        </w:r>
        <w:r w:rsidRPr="00AA7165">
          <w:rPr>
            <w:sz w:val="24"/>
            <w:szCs w:val="24"/>
            <w:highlight w:val="yellow"/>
          </w:rPr>
          <w:t xml:space="preserve">ne more general paragraph </w:t>
        </w:r>
        <w:r w:rsidRPr="00AA7165">
          <w:rPr>
            <w:sz w:val="24"/>
            <w:szCs w:val="24"/>
            <w:highlight w:val="yellow"/>
          </w:rPr>
          <w:t xml:space="preserve">on how sleep and EEG change with age and MCI </w:t>
        </w:r>
      </w:ins>
      <w:ins w:id="285" w:author="Yuval Nir" w:date="2026-08-11T16:48:00Z" w16du:dateUtc="2026-08-11T13:48:00Z">
        <w:r w:rsidR="00AA7165" w:rsidRPr="00AA7165">
          <w:rPr>
            <w:sz w:val="24"/>
            <w:szCs w:val="24"/>
            <w:highlight w:val="yellow"/>
          </w:rPr>
          <w:t>stuff like</w:t>
        </w:r>
      </w:ins>
    </w:p>
    <w:p w14:paraId="545CB423" w14:textId="00335A85" w:rsidR="0041178B" w:rsidRPr="00AA7165" w:rsidRDefault="0041178B" w:rsidP="0041178B">
      <w:pPr>
        <w:pStyle w:val="ListParagraph"/>
        <w:numPr>
          <w:ilvl w:val="0"/>
          <w:numId w:val="2"/>
        </w:numPr>
        <w:spacing w:after="160" w:line="360" w:lineRule="auto"/>
        <w:rPr>
          <w:ins w:id="286" w:author="Yuval Nir" w:date="2026-08-11T16:48:00Z" w16du:dateUtc="2026-08-11T13:48:00Z"/>
          <w:sz w:val="24"/>
          <w:szCs w:val="24"/>
          <w:highlight w:val="yellow"/>
          <w:rPrChange w:id="287" w:author="Yuval Nir" w:date="2026-08-11T16:48:00Z" w16du:dateUtc="2026-08-11T13:48:00Z">
            <w:rPr>
              <w:ins w:id="288" w:author="Yuval Nir" w:date="2026-08-11T16:48:00Z" w16du:dateUtc="2026-08-11T13:48:00Z"/>
              <w:sz w:val="24"/>
              <w:szCs w:val="24"/>
            </w:rPr>
          </w:rPrChange>
        </w:rPr>
      </w:pPr>
      <w:ins w:id="289" w:author="Yuval Nir" w:date="2026-08-11T16:48:00Z" w16du:dateUtc="2026-08-11T13:48:00Z">
        <w:r w:rsidRPr="00AA7165">
          <w:rPr>
            <w:sz w:val="24"/>
            <w:szCs w:val="24"/>
            <w:highlight w:val="yellow"/>
            <w:rPrChange w:id="290" w:author="Yuval Nir" w:date="2026-08-11T16:48:00Z" w16du:dateUtc="2026-08-11T13:48:00Z">
              <w:rPr>
                <w:sz w:val="24"/>
                <w:szCs w:val="24"/>
              </w:rPr>
            </w:rPrChange>
          </w:rPr>
          <w:t>Sleep, Learning and Memory</w:t>
        </w:r>
      </w:ins>
    </w:p>
    <w:p w14:paraId="037777EA" w14:textId="18E9730B" w:rsidR="0041178B" w:rsidRPr="00AA7165" w:rsidRDefault="0041178B" w:rsidP="0041178B">
      <w:pPr>
        <w:pStyle w:val="ListParagraph"/>
        <w:numPr>
          <w:ilvl w:val="0"/>
          <w:numId w:val="2"/>
        </w:numPr>
        <w:spacing w:after="160" w:line="360" w:lineRule="auto"/>
        <w:rPr>
          <w:ins w:id="291" w:author="Yuval Nir" w:date="2026-08-11T16:48:00Z" w16du:dateUtc="2026-08-11T13:48:00Z"/>
          <w:sz w:val="24"/>
          <w:szCs w:val="24"/>
          <w:highlight w:val="yellow"/>
          <w:rPrChange w:id="292" w:author="Yuval Nir" w:date="2026-08-11T16:48:00Z" w16du:dateUtc="2026-08-11T13:48:00Z">
            <w:rPr>
              <w:ins w:id="293" w:author="Yuval Nir" w:date="2026-08-11T16:48:00Z" w16du:dateUtc="2026-08-11T13:48:00Z"/>
              <w:sz w:val="24"/>
              <w:szCs w:val="24"/>
            </w:rPr>
          </w:rPrChange>
        </w:rPr>
      </w:pPr>
      <w:ins w:id="294" w:author="Yuval Nir" w:date="2026-08-11T16:48:00Z" w16du:dateUtc="2026-08-11T13:48:00Z">
        <w:r w:rsidRPr="00AA7165">
          <w:rPr>
            <w:sz w:val="24"/>
            <w:szCs w:val="24"/>
            <w:highlight w:val="yellow"/>
            <w:rPrChange w:id="295" w:author="Yuval Nir" w:date="2026-08-11T16:48:00Z" w16du:dateUtc="2026-08-11T13:48:00Z">
              <w:rPr>
                <w:sz w:val="24"/>
                <w:szCs w:val="24"/>
              </w:rPr>
            </w:rPrChange>
          </w:rPr>
          <w:t>Sleep and Aging</w:t>
        </w:r>
        <w:r w:rsidRPr="00AA7165">
          <w:rPr>
            <w:sz w:val="24"/>
            <w:szCs w:val="24"/>
            <w:highlight w:val="yellow"/>
            <w:rPrChange w:id="296" w:author="Yuval Nir" w:date="2026-08-11T16:48:00Z" w16du:dateUtc="2026-08-11T13:48:00Z">
              <w:rPr>
                <w:sz w:val="24"/>
                <w:szCs w:val="24"/>
              </w:rPr>
            </w:rPrChange>
          </w:rPr>
          <w:tab/>
        </w:r>
      </w:ins>
    </w:p>
    <w:p w14:paraId="193FED47" w14:textId="3A4703C6" w:rsidR="0041178B" w:rsidRPr="00AA7165" w:rsidRDefault="0041178B" w:rsidP="0041178B">
      <w:pPr>
        <w:pStyle w:val="ListParagraph"/>
        <w:numPr>
          <w:ilvl w:val="0"/>
          <w:numId w:val="2"/>
        </w:numPr>
        <w:spacing w:after="160" w:line="360" w:lineRule="auto"/>
        <w:rPr>
          <w:ins w:id="297" w:author="Yuval Nir" w:date="2026-08-11T16:48:00Z" w16du:dateUtc="2026-08-11T13:48:00Z"/>
          <w:sz w:val="24"/>
          <w:szCs w:val="24"/>
          <w:highlight w:val="yellow"/>
          <w:rPrChange w:id="298" w:author="Yuval Nir" w:date="2026-08-11T16:48:00Z" w16du:dateUtc="2026-08-11T13:48:00Z">
            <w:rPr>
              <w:ins w:id="299" w:author="Yuval Nir" w:date="2026-08-11T16:48:00Z" w16du:dateUtc="2026-08-11T13:48:00Z"/>
              <w:sz w:val="24"/>
              <w:szCs w:val="24"/>
            </w:rPr>
          </w:rPrChange>
        </w:rPr>
      </w:pPr>
      <w:ins w:id="300" w:author="Yuval Nir" w:date="2026-08-11T16:48:00Z" w16du:dateUtc="2026-08-11T13:48:00Z">
        <w:r w:rsidRPr="00AA7165">
          <w:rPr>
            <w:sz w:val="24"/>
            <w:szCs w:val="24"/>
            <w:highlight w:val="yellow"/>
            <w:rPrChange w:id="301" w:author="Yuval Nir" w:date="2026-08-11T16:48:00Z" w16du:dateUtc="2026-08-11T13:48:00Z">
              <w:rPr>
                <w:sz w:val="24"/>
                <w:szCs w:val="24"/>
              </w:rPr>
            </w:rPrChange>
          </w:rPr>
          <w:t>Sleep and Neurodegeneration</w:t>
        </w:r>
        <w:r w:rsidRPr="00AA7165">
          <w:rPr>
            <w:sz w:val="24"/>
            <w:szCs w:val="24"/>
            <w:highlight w:val="yellow"/>
            <w:rPrChange w:id="302" w:author="Yuval Nir" w:date="2026-08-11T16:48:00Z" w16du:dateUtc="2026-08-11T13:48:00Z">
              <w:rPr>
                <w:sz w:val="24"/>
                <w:szCs w:val="24"/>
              </w:rPr>
            </w:rPrChange>
          </w:rPr>
          <w:tab/>
        </w:r>
      </w:ins>
    </w:p>
    <w:p w14:paraId="447E8925" w14:textId="372C39CA" w:rsidR="0041178B" w:rsidRPr="00AA7165" w:rsidRDefault="0041178B" w:rsidP="0041178B">
      <w:pPr>
        <w:pStyle w:val="ListParagraph"/>
        <w:numPr>
          <w:ilvl w:val="0"/>
          <w:numId w:val="2"/>
        </w:numPr>
        <w:spacing w:after="160" w:line="360" w:lineRule="auto"/>
        <w:rPr>
          <w:ins w:id="303" w:author="Yuval Nir" w:date="2026-08-11T16:48:00Z" w16du:dateUtc="2026-08-11T13:48:00Z"/>
          <w:sz w:val="24"/>
          <w:szCs w:val="24"/>
          <w:highlight w:val="yellow"/>
          <w:rPrChange w:id="304" w:author="Yuval Nir" w:date="2026-08-11T16:48:00Z" w16du:dateUtc="2026-08-11T13:48:00Z">
            <w:rPr>
              <w:ins w:id="305" w:author="Yuval Nir" w:date="2026-08-11T16:48:00Z" w16du:dateUtc="2026-08-11T13:48:00Z"/>
              <w:sz w:val="24"/>
              <w:szCs w:val="24"/>
            </w:rPr>
          </w:rPrChange>
        </w:rPr>
      </w:pPr>
      <w:ins w:id="306" w:author="Yuval Nir" w:date="2026-08-11T16:48:00Z" w16du:dateUtc="2026-08-11T13:48:00Z">
        <w:r w:rsidRPr="00AA7165">
          <w:rPr>
            <w:sz w:val="24"/>
            <w:szCs w:val="24"/>
            <w:highlight w:val="yellow"/>
            <w:rPrChange w:id="307" w:author="Yuval Nir" w:date="2026-08-11T16:48:00Z" w16du:dateUtc="2026-08-11T13:48:00Z">
              <w:rPr>
                <w:sz w:val="24"/>
                <w:szCs w:val="24"/>
              </w:rPr>
            </w:rPrChange>
          </w:rPr>
          <w:t>Alzheimer’s Disease (AD)</w:t>
        </w:r>
        <w:r w:rsidRPr="00AA7165">
          <w:rPr>
            <w:sz w:val="24"/>
            <w:szCs w:val="24"/>
            <w:highlight w:val="yellow"/>
            <w:rPrChange w:id="308" w:author="Yuval Nir" w:date="2026-08-11T16:48:00Z" w16du:dateUtc="2026-08-11T13:48:00Z">
              <w:rPr>
                <w:sz w:val="24"/>
                <w:szCs w:val="24"/>
              </w:rPr>
            </w:rPrChange>
          </w:rPr>
          <w:tab/>
        </w:r>
      </w:ins>
    </w:p>
    <w:p w14:paraId="45602DCD" w14:textId="20CDFF11" w:rsidR="0041178B" w:rsidRPr="00AA7165" w:rsidRDefault="0041178B" w:rsidP="0041178B">
      <w:pPr>
        <w:pStyle w:val="ListParagraph"/>
        <w:numPr>
          <w:ilvl w:val="0"/>
          <w:numId w:val="2"/>
        </w:numPr>
        <w:spacing w:after="160" w:line="360" w:lineRule="auto"/>
        <w:rPr>
          <w:ins w:id="309" w:author="Yuval Nir" w:date="2026-08-11T16:48:00Z" w16du:dateUtc="2026-08-11T13:48:00Z"/>
          <w:sz w:val="24"/>
          <w:szCs w:val="24"/>
          <w:highlight w:val="yellow"/>
          <w:rPrChange w:id="310" w:author="Yuval Nir" w:date="2026-08-11T16:48:00Z" w16du:dateUtc="2026-08-11T13:48:00Z">
            <w:rPr>
              <w:ins w:id="311" w:author="Yuval Nir" w:date="2026-08-11T16:48:00Z" w16du:dateUtc="2026-08-11T13:48:00Z"/>
              <w:sz w:val="24"/>
              <w:szCs w:val="24"/>
            </w:rPr>
          </w:rPrChange>
        </w:rPr>
      </w:pPr>
      <w:ins w:id="312" w:author="Yuval Nir" w:date="2026-08-11T16:48:00Z" w16du:dateUtc="2026-08-11T13:48:00Z">
        <w:r w:rsidRPr="00AA7165">
          <w:rPr>
            <w:sz w:val="24"/>
            <w:szCs w:val="24"/>
            <w:highlight w:val="yellow"/>
            <w:rPrChange w:id="313" w:author="Yuval Nir" w:date="2026-08-11T16:48:00Z" w16du:dateUtc="2026-08-11T13:48:00Z">
              <w:rPr>
                <w:sz w:val="24"/>
                <w:szCs w:val="24"/>
              </w:rPr>
            </w:rPrChange>
          </w:rPr>
          <w:t>Sleep in Alzheimer’s Disease</w:t>
        </w:r>
        <w:r w:rsidRPr="00AA7165">
          <w:rPr>
            <w:sz w:val="24"/>
            <w:szCs w:val="24"/>
            <w:highlight w:val="yellow"/>
            <w:rPrChange w:id="314" w:author="Yuval Nir" w:date="2026-08-11T16:48:00Z" w16du:dateUtc="2026-08-11T13:48:00Z">
              <w:rPr>
                <w:sz w:val="24"/>
                <w:szCs w:val="24"/>
              </w:rPr>
            </w:rPrChange>
          </w:rPr>
          <w:tab/>
        </w:r>
      </w:ins>
    </w:p>
    <w:p w14:paraId="15C9F7C1" w14:textId="1312F178" w:rsidR="0041178B" w:rsidRPr="00AA7165" w:rsidRDefault="0041178B" w:rsidP="0041178B">
      <w:pPr>
        <w:pStyle w:val="ListParagraph"/>
        <w:numPr>
          <w:ilvl w:val="0"/>
          <w:numId w:val="2"/>
        </w:numPr>
        <w:spacing w:after="160" w:line="360" w:lineRule="auto"/>
        <w:rPr>
          <w:ins w:id="315" w:author="Yuval Nir" w:date="2026-08-11T16:48:00Z" w16du:dateUtc="2026-08-11T13:48:00Z"/>
          <w:sz w:val="24"/>
          <w:szCs w:val="24"/>
          <w:highlight w:val="yellow"/>
          <w:rPrChange w:id="316" w:author="Yuval Nir" w:date="2026-08-11T16:48:00Z" w16du:dateUtc="2026-08-11T13:48:00Z">
            <w:rPr>
              <w:ins w:id="317" w:author="Yuval Nir" w:date="2026-08-11T16:48:00Z" w16du:dateUtc="2026-08-11T13:48:00Z"/>
              <w:sz w:val="24"/>
              <w:szCs w:val="24"/>
            </w:rPr>
          </w:rPrChange>
        </w:rPr>
      </w:pPr>
      <w:ins w:id="318" w:author="Yuval Nir" w:date="2026-08-11T16:48:00Z" w16du:dateUtc="2026-08-11T13:48:00Z">
        <w:r w:rsidRPr="00AA7165">
          <w:rPr>
            <w:sz w:val="24"/>
            <w:szCs w:val="24"/>
            <w:highlight w:val="yellow"/>
            <w:rPrChange w:id="319" w:author="Yuval Nir" w:date="2026-08-11T16:48:00Z" w16du:dateUtc="2026-08-11T13:48:00Z">
              <w:rPr>
                <w:sz w:val="24"/>
                <w:szCs w:val="24"/>
              </w:rPr>
            </w:rPrChange>
          </w:rPr>
          <w:t>Mild Cognitive Impairment (MCI)</w:t>
        </w:r>
        <w:r w:rsidRPr="00AA7165">
          <w:rPr>
            <w:sz w:val="24"/>
            <w:szCs w:val="24"/>
            <w:highlight w:val="yellow"/>
            <w:rPrChange w:id="320" w:author="Yuval Nir" w:date="2026-08-11T16:48:00Z" w16du:dateUtc="2026-08-11T13:48:00Z">
              <w:rPr>
                <w:sz w:val="24"/>
                <w:szCs w:val="24"/>
              </w:rPr>
            </w:rPrChange>
          </w:rPr>
          <w:tab/>
        </w:r>
      </w:ins>
    </w:p>
    <w:p w14:paraId="00325845" w14:textId="5559DF8A" w:rsidR="0041178B" w:rsidRPr="00AA7165" w:rsidRDefault="0041178B" w:rsidP="0041178B">
      <w:pPr>
        <w:pStyle w:val="ListParagraph"/>
        <w:numPr>
          <w:ilvl w:val="0"/>
          <w:numId w:val="2"/>
        </w:numPr>
        <w:spacing w:after="160" w:line="360" w:lineRule="auto"/>
        <w:rPr>
          <w:ins w:id="321" w:author="Yuval Nir" w:date="2026-08-11T16:48:00Z" w16du:dateUtc="2026-08-11T13:48:00Z"/>
          <w:sz w:val="24"/>
          <w:szCs w:val="24"/>
          <w:highlight w:val="yellow"/>
          <w:rPrChange w:id="322" w:author="Yuval Nir" w:date="2026-08-11T16:48:00Z" w16du:dateUtc="2026-08-11T13:48:00Z">
            <w:rPr>
              <w:ins w:id="323" w:author="Yuval Nir" w:date="2026-08-11T16:48:00Z" w16du:dateUtc="2026-08-11T13:48:00Z"/>
              <w:sz w:val="24"/>
              <w:szCs w:val="24"/>
            </w:rPr>
          </w:rPrChange>
        </w:rPr>
      </w:pPr>
      <w:ins w:id="324" w:author="Yuval Nir" w:date="2026-08-11T16:48:00Z" w16du:dateUtc="2026-08-11T13:48:00Z">
        <w:r w:rsidRPr="00AA7165">
          <w:rPr>
            <w:sz w:val="24"/>
            <w:szCs w:val="24"/>
            <w:highlight w:val="yellow"/>
            <w:rPrChange w:id="325" w:author="Yuval Nir" w:date="2026-08-11T16:48:00Z" w16du:dateUtc="2026-08-11T13:48:00Z">
              <w:rPr>
                <w:sz w:val="24"/>
                <w:szCs w:val="24"/>
              </w:rPr>
            </w:rPrChange>
          </w:rPr>
          <w:t>Amnestic Mild Cognitive Impairment</w:t>
        </w:r>
        <w:r w:rsidRPr="00AA7165">
          <w:rPr>
            <w:sz w:val="24"/>
            <w:szCs w:val="24"/>
            <w:highlight w:val="yellow"/>
            <w:rPrChange w:id="326" w:author="Yuval Nir" w:date="2026-08-11T16:48:00Z" w16du:dateUtc="2026-08-11T13:48:00Z">
              <w:rPr>
                <w:sz w:val="24"/>
                <w:szCs w:val="24"/>
              </w:rPr>
            </w:rPrChange>
          </w:rPr>
          <w:tab/>
        </w:r>
      </w:ins>
    </w:p>
    <w:p w14:paraId="2FC0F055" w14:textId="072E99CB" w:rsidR="0041178B" w:rsidRPr="00AA7165" w:rsidRDefault="0041178B" w:rsidP="0041178B">
      <w:pPr>
        <w:pStyle w:val="ListParagraph"/>
        <w:numPr>
          <w:ilvl w:val="0"/>
          <w:numId w:val="2"/>
        </w:numPr>
        <w:spacing w:after="160" w:line="360" w:lineRule="auto"/>
        <w:jc w:val="both"/>
        <w:rPr>
          <w:ins w:id="327" w:author="Yuval Nir" w:date="2026-08-11T16:44:00Z" w16du:dateUtc="2026-08-11T13:44:00Z"/>
          <w:sz w:val="24"/>
          <w:szCs w:val="24"/>
          <w:highlight w:val="yellow"/>
        </w:rPr>
      </w:pPr>
      <w:ins w:id="328" w:author="Yuval Nir" w:date="2026-08-11T16:48:00Z" w16du:dateUtc="2026-08-11T13:48:00Z">
        <w:r w:rsidRPr="00AA7165">
          <w:rPr>
            <w:sz w:val="24"/>
            <w:szCs w:val="24"/>
            <w:highlight w:val="yellow"/>
            <w:rPrChange w:id="329" w:author="Yuval Nir" w:date="2026-08-11T16:48:00Z" w16du:dateUtc="2026-08-11T13:48:00Z">
              <w:rPr>
                <w:sz w:val="24"/>
                <w:szCs w:val="24"/>
              </w:rPr>
            </w:rPrChange>
          </w:rPr>
          <w:t>Sleep in MCI</w:t>
        </w:r>
        <w:r w:rsidRPr="00AA7165">
          <w:rPr>
            <w:sz w:val="24"/>
            <w:szCs w:val="24"/>
            <w:highlight w:val="yellow"/>
            <w:rPrChange w:id="330" w:author="Yuval Nir" w:date="2026-08-11T16:48:00Z" w16du:dateUtc="2026-08-11T13:48:00Z">
              <w:rPr>
                <w:sz w:val="24"/>
                <w:szCs w:val="24"/>
              </w:rPr>
            </w:rPrChange>
          </w:rPr>
          <w:tab/>
        </w:r>
        <w:r w:rsidR="00AA7165" w:rsidRPr="00AA7165">
          <w:rPr>
            <w:sz w:val="24"/>
            <w:szCs w:val="24"/>
            <w:highlight w:val="yellow"/>
            <w:rPrChange w:id="331" w:author="Yuval Nir" w:date="2026-08-11T16:48:00Z" w16du:dateUtc="2026-08-11T13:48:00Z">
              <w:rPr>
                <w:sz w:val="24"/>
                <w:szCs w:val="24"/>
              </w:rPr>
            </w:rPrChange>
          </w:rPr>
          <w:t>what is known</w:t>
        </w:r>
      </w:ins>
    </w:p>
    <w:p w14:paraId="3ED8A4DB" w14:textId="77777777" w:rsidR="0041178B" w:rsidRDefault="0041178B" w:rsidP="0041178B">
      <w:pPr>
        <w:spacing w:after="160" w:line="360" w:lineRule="auto"/>
        <w:jc w:val="both"/>
        <w:rPr>
          <w:ins w:id="332" w:author="Yuval Nir" w:date="2026-08-11T16:44:00Z" w16du:dateUtc="2026-08-11T13:44:00Z"/>
          <w:b/>
          <w:bCs/>
          <w:sz w:val="24"/>
          <w:szCs w:val="24"/>
        </w:rPr>
      </w:pPr>
    </w:p>
    <w:p w14:paraId="33F190BB" w14:textId="51AF44FA" w:rsidR="0041178B" w:rsidRDefault="0041178B" w:rsidP="0041178B">
      <w:pPr>
        <w:spacing w:after="160" w:line="360" w:lineRule="auto"/>
        <w:jc w:val="both"/>
        <w:rPr>
          <w:ins w:id="333" w:author="Yuval Nir" w:date="2026-08-11T16:44:00Z" w16du:dateUtc="2026-08-11T13:44:00Z"/>
          <w:b/>
          <w:bCs/>
          <w:sz w:val="24"/>
          <w:szCs w:val="24"/>
        </w:rPr>
      </w:pPr>
      <w:ins w:id="334" w:author="Yuval Nir" w:date="2026-08-11T16:44:00Z" w16du:dateUtc="2026-08-11T13:44:00Z">
        <w:r>
          <w:rPr>
            <w:b/>
            <w:bCs/>
            <w:sz w:val="24"/>
            <w:szCs w:val="24"/>
          </w:rPr>
          <w:t>Changes in sleep spindles and ISFS across aging and MCI</w:t>
        </w:r>
      </w:ins>
    </w:p>
    <w:p w14:paraId="79B744ED" w14:textId="02987B45" w:rsidR="0041178B" w:rsidDel="0041178B" w:rsidRDefault="0041178B" w:rsidP="0041178B">
      <w:pPr>
        <w:spacing w:after="160" w:line="360" w:lineRule="auto"/>
        <w:jc w:val="both"/>
        <w:rPr>
          <w:del w:id="335" w:author="Yuval Nir" w:date="2026-08-11T16:44:00Z" w16du:dateUtc="2026-08-11T13:44:00Z"/>
          <w:sz w:val="24"/>
          <w:szCs w:val="24"/>
        </w:rPr>
      </w:pPr>
    </w:p>
    <w:p w14:paraId="315A1B1A" w14:textId="77777777" w:rsidR="00EB6ED9" w:rsidRDefault="00000000">
      <w:pPr>
        <w:spacing w:after="160" w:line="360" w:lineRule="auto"/>
        <w:jc w:val="both"/>
        <w:rPr>
          <w:sz w:val="24"/>
          <w:szCs w:val="24"/>
        </w:rPr>
      </w:pPr>
      <w:r>
        <w:rPr>
          <w:sz w:val="24"/>
          <w:szCs w:val="24"/>
        </w:rPr>
        <w:t>Healthy aging reshapes NREM sleep and its spindles. Spindle density falls, slow-wave–spindle coupling loosens, and the temporal clustering of spindles breaks down, changes that themselves track cognitive decline¹²⁻¹⁵. In mild cognitive impairment (MCI) and Alzheimer's disease, polysomnographic studies report further sleep disruption and, in particular, reduced parietal fast-spindle density¹⁶⁻¹⁷. Because these N2 changes emerge early and carry prognostic information, sleep-EEG features have been proposed as candidate markers of incipient cognitive impairment¹⁸⁻¹⁹.</w:t>
      </w:r>
    </w:p>
    <w:p w14:paraId="68CE89F0" w14:textId="45A83FD5" w:rsidR="00EB6ED9" w:rsidRDefault="00000000">
      <w:pPr>
        <w:spacing w:after="160" w:line="360" w:lineRule="auto"/>
        <w:jc w:val="both"/>
        <w:rPr>
          <w:sz w:val="24"/>
          <w:szCs w:val="24"/>
        </w:rPr>
      </w:pPr>
      <w:r>
        <w:rPr>
          <w:sz w:val="24"/>
          <w:szCs w:val="24"/>
        </w:rPr>
        <w:lastRenderedPageBreak/>
        <w:t xml:space="preserve">Yet the ISFS itself has been characterized almost exclusively in young adults; whether and how it changes with healthy aging, and whether MCI adds a signal beyond that of aging, remain unknown. Here we quantified the ISFS during </w:t>
      </w:r>
      <w:del w:id="336" w:author="Yuval Nir" w:date="2026-08-11T16:49:00Z" w16du:dateUtc="2026-08-11T13:49:00Z">
        <w:r w:rsidDel="00AA7165">
          <w:rPr>
            <w:sz w:val="24"/>
            <w:szCs w:val="24"/>
          </w:rPr>
          <w:delText xml:space="preserve">clean </w:delText>
        </w:r>
      </w:del>
      <w:r>
        <w:rPr>
          <w:sz w:val="24"/>
          <w:szCs w:val="24"/>
        </w:rPr>
        <w:t xml:space="preserve">N2 sleep in three groups (young controls, healthy older adults, and patients with </w:t>
      </w:r>
      <w:ins w:id="337" w:author="Yuval Nir" w:date="2026-08-11T16:49:00Z" w16du:dateUtc="2026-08-11T13:49:00Z">
        <w:r w:rsidR="00AA7165">
          <w:rPr>
            <w:sz w:val="24"/>
            <w:szCs w:val="24"/>
          </w:rPr>
          <w:t>a</w:t>
        </w:r>
      </w:ins>
      <w:r>
        <w:rPr>
          <w:sz w:val="24"/>
          <w:szCs w:val="24"/>
        </w:rPr>
        <w:t>MCI), applying the analysis pipeline of Dimitriades et al. (2024) to high-density 256-channel EEG. For each participant we measured the peak frequency, bandwidth, and AUC of the fast-spindle (13–16 Hz) sigma-envelope spectrum at every</w:t>
      </w:r>
      <w:ins w:id="338" w:author="Yuval Nir" w:date="2026-08-11T16:49:00Z" w16du:dateUtc="2026-08-11T13:49:00Z">
        <w:r w:rsidR="00AA7165">
          <w:rPr>
            <w:sz w:val="24"/>
            <w:szCs w:val="24"/>
          </w:rPr>
          <w:t xml:space="preserve"> scalp</w:t>
        </w:r>
      </w:ins>
      <w:r>
        <w:rPr>
          <w:sz w:val="24"/>
          <w:szCs w:val="24"/>
        </w:rPr>
        <w:t xml:space="preserve"> channel, and compared the groups across the whole scalp, topographically, and within a pre-defined central-parietal region of interest. We asked whether these ISFS parameters and their scalp topography differ with age, and whether MCI departs from healthy aging or instead mirrors it.</w:t>
      </w:r>
    </w:p>
    <w:p w14:paraId="568E9FB1" w14:textId="77777777" w:rsidR="00EB6ED9" w:rsidRDefault="00000000">
      <w:pPr>
        <w:pStyle w:val="Heading2"/>
        <w:spacing w:line="360" w:lineRule="auto"/>
      </w:pPr>
      <w:bookmarkStart w:id="339" w:name="_heading=h.jnhzi0krz8sh" w:colFirst="0" w:colLast="0"/>
      <w:bookmarkEnd w:id="339"/>
      <w:r>
        <w:t>Methods</w:t>
      </w:r>
    </w:p>
    <w:p w14:paraId="38912B88" w14:textId="77777777" w:rsidR="00EB6ED9" w:rsidRDefault="00000000">
      <w:pPr>
        <w:pStyle w:val="Heading3"/>
        <w:spacing w:line="360" w:lineRule="auto"/>
      </w:pPr>
      <w:bookmarkStart w:id="340" w:name="_heading=h.y7k2cpa31x54" w:colFirst="0" w:colLast="0"/>
      <w:bookmarkEnd w:id="340"/>
      <w:r>
        <w:t>3.1 Participants</w:t>
      </w:r>
    </w:p>
    <w:p w14:paraId="646EAF1D" w14:textId="77777777" w:rsidR="00AA7165" w:rsidRDefault="00000000">
      <w:pPr>
        <w:spacing w:after="160" w:line="360" w:lineRule="auto"/>
        <w:jc w:val="both"/>
        <w:rPr>
          <w:ins w:id="341" w:author="Yuval Nir" w:date="2026-08-11T16:50:00Z" w16du:dateUtc="2026-08-11T13:50:00Z"/>
          <w:sz w:val="24"/>
          <w:szCs w:val="24"/>
        </w:rPr>
      </w:pPr>
      <w:r>
        <w:rPr>
          <w:sz w:val="24"/>
          <w:szCs w:val="24"/>
        </w:rPr>
        <w:t xml:space="preserve">Data were pooled from two </w:t>
      </w:r>
      <w:ins w:id="342" w:author="Yuval Nir" w:date="2026-08-11T16:50:00Z" w16du:dateUtc="2026-08-11T13:50:00Z">
        <w:r w:rsidR="00AA7165">
          <w:rPr>
            <w:sz w:val="24"/>
            <w:szCs w:val="24"/>
          </w:rPr>
          <w:t xml:space="preserve">centers both employing identical setups of </w:t>
        </w:r>
      </w:ins>
      <w:r>
        <w:rPr>
          <w:sz w:val="24"/>
          <w:szCs w:val="24"/>
        </w:rPr>
        <w:t xml:space="preserve">high-density EEG sleep studies: one at the Tel Aviv Sourasky Medical Center (TASMC), Tel Aviv, Israel, and one at the CIRUS Centre for Sleep and Chronobiology, Woolcock Institute of Medical Research, Macquarie University, Sydney, Australia. </w:t>
      </w:r>
    </w:p>
    <w:p w14:paraId="343FDF44" w14:textId="11EA4BE8" w:rsidR="00EB6ED9" w:rsidRDefault="00000000">
      <w:pPr>
        <w:spacing w:after="160" w:line="360" w:lineRule="auto"/>
        <w:jc w:val="both"/>
        <w:rPr>
          <w:sz w:val="24"/>
          <w:szCs w:val="24"/>
        </w:rPr>
      </w:pPr>
      <w:r>
        <w:rPr>
          <w:sz w:val="24"/>
          <w:szCs w:val="24"/>
        </w:rPr>
        <w:t>Three groups were analyzed: young healthy controls (n = 35; 27.1 ± 4.3 years, range 21–39; 20 female, 15 male), healthy older adults (n = 39; 66.5 ± 9.7 years, range 49–82; 23 female, 16 male), and patients with mild cognitive impairment (MCI; n = 30; 67.8 ± 9.1 years, range 46–80; 20 female, 10 male).</w:t>
      </w:r>
    </w:p>
    <w:p w14:paraId="11650BE6" w14:textId="77777777" w:rsidR="00EB6ED9" w:rsidRDefault="00000000">
      <w:pPr>
        <w:spacing w:after="160" w:line="360" w:lineRule="auto"/>
        <w:jc w:val="both"/>
        <w:rPr>
          <w:ins w:id="343" w:author="Yuval Nir" w:date="2026-08-11T16:55:00Z" w16du:dateUtc="2026-08-11T13:55:00Z"/>
          <w:sz w:val="24"/>
          <w:szCs w:val="24"/>
        </w:rPr>
      </w:pPr>
      <w:commentRangeStart w:id="344"/>
      <w:r>
        <w:rPr>
          <w:sz w:val="24"/>
          <w:szCs w:val="24"/>
        </w:rPr>
        <w:t>The Tel Aviv participants were drawn from the same cohort detailed in our previous work²⁰; there, MCI patients had been referred for subjective cognitive complaints to general practitioners, neurologists, geriatricians, and psychiatrists at the TASMC clinic. Montreal Cognitive Assessment (MoCA) scores were obtained during their stay in the sleep laboratory and were available for all of the Tel Aviv participants in the two older groups, but not for the Sydney participants (older adults 27.2 ± 2.6, n = 30; MCI 21.5 ± 4.3, n = 14). Beyond the diagnostic group criteria, recordings were excluded on technical grounds: t</w:t>
      </w:r>
      <w:commentRangeStart w:id="345"/>
      <w:r>
        <w:rPr>
          <w:sz w:val="24"/>
          <w:szCs w:val="24"/>
        </w:rPr>
        <w:t xml:space="preserve">oo many bad channels, too many artifactual epochs, or too few clean N2 bouts </w:t>
      </w:r>
      <w:r>
        <w:rPr>
          <w:sz w:val="24"/>
          <w:szCs w:val="24"/>
        </w:rPr>
        <w:lastRenderedPageBreak/>
        <w:t>(fewer than three; see Section 3.3).</w:t>
      </w:r>
      <w:commentRangeEnd w:id="345"/>
      <w:r w:rsidR="00AA7165">
        <w:rPr>
          <w:rStyle w:val="CommentReference"/>
          <w:sz w:val="24"/>
          <w:szCs w:val="24"/>
        </w:rPr>
        <w:commentReference w:id="345"/>
      </w:r>
      <w:r>
        <w:rPr>
          <w:sz w:val="24"/>
          <w:szCs w:val="24"/>
        </w:rPr>
        <w:t xml:space="preserve"> The per-group exclusion counts are reported in Table 1, which also summarizes the group demographics.</w:t>
      </w:r>
      <w:commentRangeEnd w:id="344"/>
      <w:r w:rsidR="00AA7165">
        <w:rPr>
          <w:rStyle w:val="CommentReference"/>
          <w:sz w:val="24"/>
          <w:szCs w:val="24"/>
        </w:rPr>
        <w:commentReference w:id="344"/>
      </w:r>
    </w:p>
    <w:p w14:paraId="7F17C87D" w14:textId="0306D0FE" w:rsidR="00AA7165" w:rsidRDefault="00AA7165">
      <w:pPr>
        <w:spacing w:after="160" w:line="360" w:lineRule="auto"/>
        <w:jc w:val="both"/>
        <w:rPr>
          <w:sz w:val="24"/>
          <w:szCs w:val="24"/>
        </w:rPr>
      </w:pPr>
      <w:ins w:id="346" w:author="Yuval Nir" w:date="2026-08-11T16:55:00Z" w16du:dateUtc="2026-08-11T13:55:00Z">
        <w:r w:rsidRPr="00AA7165">
          <w:rPr>
            <w:sz w:val="24"/>
            <w:szCs w:val="24"/>
            <w:highlight w:val="cyan"/>
            <w:rPrChange w:id="347" w:author="Yuval Nir" w:date="2026-08-11T16:57:00Z" w16du:dateUtc="2026-08-11T13:57:00Z">
              <w:rPr>
                <w:sz w:val="24"/>
                <w:szCs w:val="24"/>
              </w:rPr>
            </w:rPrChange>
          </w:rPr>
          <w:t>##</w:t>
        </w:r>
      </w:ins>
      <w:ins w:id="348" w:author="Yuval Nir" w:date="2026-08-11T16:57:00Z" w16du:dateUtc="2026-08-11T13:57:00Z">
        <w:r w:rsidRPr="00AA7165">
          <w:rPr>
            <w:sz w:val="24"/>
            <w:szCs w:val="24"/>
            <w:highlight w:val="cyan"/>
            <w:rPrChange w:id="349" w:author="Yuval Nir" w:date="2026-08-11T16:57:00Z" w16du:dateUtc="2026-08-11T13:57:00Z">
              <w:rPr>
                <w:sz w:val="24"/>
                <w:szCs w:val="24"/>
                <w:highlight w:val="yellow"/>
              </w:rPr>
            </w:rPrChange>
          </w:rPr>
          <w:t xml:space="preserve"> !</w:t>
        </w:r>
      </w:ins>
      <w:ins w:id="350" w:author="Yuval Nir" w:date="2026-08-11T16:55:00Z" w16du:dateUtc="2026-08-11T13:55:00Z">
        <w:r w:rsidRPr="00AA7165">
          <w:rPr>
            <w:sz w:val="24"/>
            <w:szCs w:val="24"/>
            <w:highlight w:val="cyan"/>
            <w:rPrChange w:id="351" w:author="Yuval Nir" w:date="2026-08-11T16:57:00Z" w16du:dateUtc="2026-08-11T13:57:00Z">
              <w:rPr>
                <w:sz w:val="24"/>
                <w:szCs w:val="24"/>
              </w:rPr>
            </w:rPrChange>
          </w:rPr>
          <w:t xml:space="preserve"> what about apnea and breathing diso</w:t>
        </w:r>
      </w:ins>
      <w:ins w:id="352" w:author="Yuval Nir" w:date="2026-08-11T16:56:00Z" w16du:dateUtc="2026-08-11T13:56:00Z">
        <w:r w:rsidRPr="00AA7165">
          <w:rPr>
            <w:sz w:val="24"/>
            <w:szCs w:val="24"/>
            <w:highlight w:val="cyan"/>
            <w:rPrChange w:id="353" w:author="Yuval Nir" w:date="2026-08-11T16:57:00Z" w16du:dateUtc="2026-08-11T13:57:00Z">
              <w:rPr>
                <w:sz w:val="24"/>
                <w:szCs w:val="24"/>
              </w:rPr>
            </w:rPrChange>
          </w:rPr>
          <w:t xml:space="preserve">rders. You can’t do </w:t>
        </w:r>
        <w:r w:rsidRPr="00AA7165">
          <w:rPr>
            <w:sz w:val="24"/>
            <w:szCs w:val="24"/>
            <w:highlight w:val="cyan"/>
            <w:rPrChange w:id="354" w:author="Yuval Nir" w:date="2026-08-11T16:57:00Z" w16du:dateUtc="2026-08-11T13:57:00Z">
              <w:rPr>
                <w:sz w:val="24"/>
                <w:szCs w:val="24"/>
                <w:highlight w:val="yellow"/>
              </w:rPr>
            </w:rPrChange>
          </w:rPr>
          <w:t xml:space="preserve">sleep </w:t>
        </w:r>
        <w:r w:rsidRPr="00AA7165">
          <w:rPr>
            <w:sz w:val="24"/>
            <w:szCs w:val="24"/>
            <w:highlight w:val="cyan"/>
            <w:rPrChange w:id="355" w:author="Yuval Nir" w:date="2026-08-11T16:57:00Z" w16du:dateUtc="2026-08-11T13:57:00Z">
              <w:rPr>
                <w:sz w:val="24"/>
                <w:szCs w:val="24"/>
              </w:rPr>
            </w:rPrChange>
          </w:rPr>
          <w:t>research in elderly without addressing this ##</w:t>
        </w:r>
      </w:ins>
    </w:p>
    <w:p w14:paraId="6C862203" w14:textId="77777777" w:rsidR="00EB6ED9" w:rsidRDefault="00EB6ED9">
      <w:pPr>
        <w:spacing w:after="160" w:line="360" w:lineRule="auto"/>
        <w:rPr>
          <w:sz w:val="24"/>
          <w:szCs w:val="24"/>
        </w:rPr>
      </w:pPr>
    </w:p>
    <w:tbl>
      <w:tblPr>
        <w:tblStyle w:val="a"/>
        <w:tblpPr w:leftFromText="180" w:rightFromText="180" w:topFromText="180" w:bottomFromText="180" w:vertAnchor="text" w:tblpX="-135" w:tblpY="1"/>
        <w:tblW w:w="97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430"/>
        <w:gridCol w:w="2415"/>
        <w:gridCol w:w="2490"/>
      </w:tblGrid>
      <w:tr w:rsidR="00EB6ED9" w14:paraId="24B38184" w14:textId="77777777">
        <w:trPr>
          <w:tblHeader/>
        </w:trPr>
        <w:tc>
          <w:tcPr>
            <w:tcW w:w="2400" w:type="dxa"/>
            <w:shd w:val="clear" w:color="auto" w:fill="D9D9D9"/>
          </w:tcPr>
          <w:p w14:paraId="70D3B46A" w14:textId="77777777" w:rsidR="00EB6ED9" w:rsidRDefault="00000000">
            <w:pPr>
              <w:keepNext/>
              <w:spacing w:line="240" w:lineRule="auto"/>
              <w:rPr>
                <w:sz w:val="20"/>
                <w:szCs w:val="20"/>
              </w:rPr>
            </w:pPr>
            <w:r>
              <w:rPr>
                <w:sz w:val="20"/>
                <w:szCs w:val="20"/>
              </w:rPr>
              <w:t>Variable</w:t>
            </w:r>
          </w:p>
        </w:tc>
        <w:tc>
          <w:tcPr>
            <w:tcW w:w="2430" w:type="dxa"/>
            <w:shd w:val="clear" w:color="auto" w:fill="D9D9D9"/>
          </w:tcPr>
          <w:p w14:paraId="04BD32EF" w14:textId="77777777" w:rsidR="00EB6ED9" w:rsidRDefault="00000000">
            <w:pPr>
              <w:keepNext/>
              <w:spacing w:line="240" w:lineRule="auto"/>
              <w:jc w:val="center"/>
              <w:rPr>
                <w:sz w:val="20"/>
                <w:szCs w:val="20"/>
              </w:rPr>
            </w:pPr>
            <w:r>
              <w:rPr>
                <w:sz w:val="20"/>
                <w:szCs w:val="20"/>
              </w:rPr>
              <w:t>Young</w:t>
            </w:r>
          </w:p>
        </w:tc>
        <w:tc>
          <w:tcPr>
            <w:tcW w:w="2415" w:type="dxa"/>
            <w:shd w:val="clear" w:color="auto" w:fill="D9D9D9"/>
          </w:tcPr>
          <w:p w14:paraId="6957A801" w14:textId="77777777" w:rsidR="00EB6ED9" w:rsidRDefault="00000000">
            <w:pPr>
              <w:keepNext/>
              <w:spacing w:line="240" w:lineRule="auto"/>
              <w:jc w:val="center"/>
              <w:rPr>
                <w:sz w:val="20"/>
                <w:szCs w:val="20"/>
              </w:rPr>
            </w:pPr>
            <w:r>
              <w:rPr>
                <w:sz w:val="20"/>
                <w:szCs w:val="20"/>
              </w:rPr>
              <w:t>Elderly</w:t>
            </w:r>
          </w:p>
        </w:tc>
        <w:tc>
          <w:tcPr>
            <w:tcW w:w="2490" w:type="dxa"/>
            <w:shd w:val="clear" w:color="auto" w:fill="D9D9D9"/>
          </w:tcPr>
          <w:p w14:paraId="62D51C82" w14:textId="77777777" w:rsidR="00EB6ED9" w:rsidRDefault="00000000">
            <w:pPr>
              <w:keepNext/>
              <w:spacing w:line="240" w:lineRule="auto"/>
              <w:jc w:val="center"/>
              <w:rPr>
                <w:sz w:val="20"/>
                <w:szCs w:val="20"/>
              </w:rPr>
            </w:pPr>
            <w:r>
              <w:rPr>
                <w:sz w:val="20"/>
                <w:szCs w:val="20"/>
              </w:rPr>
              <w:t>MCI</w:t>
            </w:r>
          </w:p>
        </w:tc>
      </w:tr>
      <w:tr w:rsidR="00EB6ED9" w14:paraId="77EBAAE6" w14:textId="77777777">
        <w:trPr>
          <w:tblHeader/>
        </w:trPr>
        <w:tc>
          <w:tcPr>
            <w:tcW w:w="2400" w:type="dxa"/>
          </w:tcPr>
          <w:p w14:paraId="157C7A13" w14:textId="77777777" w:rsidR="00EB6ED9" w:rsidRDefault="00000000">
            <w:pPr>
              <w:keepNext/>
              <w:spacing w:line="240" w:lineRule="auto"/>
              <w:rPr>
                <w:sz w:val="20"/>
                <w:szCs w:val="20"/>
              </w:rPr>
            </w:pPr>
            <w:r>
              <w:rPr>
                <w:sz w:val="20"/>
                <w:szCs w:val="20"/>
              </w:rPr>
              <w:t>N</w:t>
            </w:r>
          </w:p>
        </w:tc>
        <w:tc>
          <w:tcPr>
            <w:tcW w:w="2430" w:type="dxa"/>
          </w:tcPr>
          <w:p w14:paraId="6363EB90" w14:textId="77777777" w:rsidR="00EB6ED9" w:rsidRDefault="00000000">
            <w:pPr>
              <w:keepNext/>
              <w:spacing w:line="240" w:lineRule="auto"/>
              <w:jc w:val="center"/>
              <w:rPr>
                <w:sz w:val="20"/>
                <w:szCs w:val="20"/>
              </w:rPr>
            </w:pPr>
            <w:r>
              <w:rPr>
                <w:sz w:val="20"/>
                <w:szCs w:val="20"/>
              </w:rPr>
              <w:t xml:space="preserve">35 </w:t>
            </w:r>
          </w:p>
          <w:p w14:paraId="0B50EA27" w14:textId="77777777" w:rsidR="00EB6ED9" w:rsidRDefault="00000000">
            <w:pPr>
              <w:keepNext/>
              <w:spacing w:line="240" w:lineRule="auto"/>
              <w:jc w:val="center"/>
              <w:rPr>
                <w:sz w:val="20"/>
                <w:szCs w:val="20"/>
              </w:rPr>
            </w:pPr>
            <w:r>
              <w:rPr>
                <w:sz w:val="20"/>
                <w:szCs w:val="20"/>
              </w:rPr>
              <w:t>(TASMC 35 + Sydney 0)</w:t>
            </w:r>
          </w:p>
        </w:tc>
        <w:tc>
          <w:tcPr>
            <w:tcW w:w="2415" w:type="dxa"/>
          </w:tcPr>
          <w:p w14:paraId="3A3390CB" w14:textId="77777777" w:rsidR="00EB6ED9" w:rsidRDefault="00000000">
            <w:pPr>
              <w:keepNext/>
              <w:spacing w:line="240" w:lineRule="auto"/>
              <w:jc w:val="center"/>
              <w:rPr>
                <w:sz w:val="20"/>
                <w:szCs w:val="20"/>
              </w:rPr>
            </w:pPr>
            <w:r>
              <w:rPr>
                <w:sz w:val="20"/>
                <w:szCs w:val="20"/>
              </w:rPr>
              <w:t xml:space="preserve">39 </w:t>
            </w:r>
          </w:p>
          <w:p w14:paraId="67467F2E" w14:textId="77777777" w:rsidR="00EB6ED9" w:rsidRDefault="00000000">
            <w:pPr>
              <w:keepNext/>
              <w:spacing w:line="240" w:lineRule="auto"/>
              <w:jc w:val="center"/>
              <w:rPr>
                <w:sz w:val="20"/>
                <w:szCs w:val="20"/>
              </w:rPr>
            </w:pPr>
            <w:r>
              <w:rPr>
                <w:sz w:val="20"/>
                <w:szCs w:val="20"/>
              </w:rPr>
              <w:t>(TASMC 30 + Sydney 9)</w:t>
            </w:r>
          </w:p>
        </w:tc>
        <w:tc>
          <w:tcPr>
            <w:tcW w:w="2490" w:type="dxa"/>
          </w:tcPr>
          <w:p w14:paraId="1689F3D6" w14:textId="77777777" w:rsidR="00EB6ED9" w:rsidRDefault="00000000">
            <w:pPr>
              <w:keepNext/>
              <w:spacing w:line="240" w:lineRule="auto"/>
              <w:jc w:val="center"/>
              <w:rPr>
                <w:sz w:val="20"/>
                <w:szCs w:val="20"/>
              </w:rPr>
            </w:pPr>
            <w:r>
              <w:rPr>
                <w:sz w:val="20"/>
                <w:szCs w:val="20"/>
              </w:rPr>
              <w:t xml:space="preserve">30 </w:t>
            </w:r>
          </w:p>
          <w:p w14:paraId="455C1057" w14:textId="77777777" w:rsidR="00EB6ED9" w:rsidRDefault="00000000">
            <w:pPr>
              <w:keepNext/>
              <w:spacing w:line="240" w:lineRule="auto"/>
              <w:ind w:left="-90"/>
              <w:jc w:val="center"/>
              <w:rPr>
                <w:sz w:val="20"/>
                <w:szCs w:val="20"/>
              </w:rPr>
            </w:pPr>
            <w:r>
              <w:rPr>
                <w:sz w:val="20"/>
                <w:szCs w:val="20"/>
              </w:rPr>
              <w:t>(TASMC 14 + Sydney 16)</w:t>
            </w:r>
          </w:p>
        </w:tc>
      </w:tr>
      <w:tr w:rsidR="00EB6ED9" w14:paraId="264B1937" w14:textId="77777777">
        <w:trPr>
          <w:tblHeader/>
        </w:trPr>
        <w:tc>
          <w:tcPr>
            <w:tcW w:w="2400" w:type="dxa"/>
          </w:tcPr>
          <w:p w14:paraId="27083CD5" w14:textId="77777777" w:rsidR="00EB6ED9" w:rsidRDefault="00000000">
            <w:pPr>
              <w:keepNext/>
              <w:spacing w:line="240" w:lineRule="auto"/>
              <w:rPr>
                <w:sz w:val="20"/>
                <w:szCs w:val="20"/>
              </w:rPr>
            </w:pPr>
            <w:r>
              <w:rPr>
                <w:sz w:val="20"/>
                <w:szCs w:val="20"/>
              </w:rPr>
              <w:t>Age (years)</w:t>
            </w:r>
          </w:p>
        </w:tc>
        <w:tc>
          <w:tcPr>
            <w:tcW w:w="2430" w:type="dxa"/>
          </w:tcPr>
          <w:p w14:paraId="021273DA" w14:textId="77777777" w:rsidR="00EB6ED9" w:rsidRDefault="00000000">
            <w:pPr>
              <w:keepNext/>
              <w:spacing w:line="240" w:lineRule="auto"/>
              <w:jc w:val="center"/>
              <w:rPr>
                <w:sz w:val="20"/>
                <w:szCs w:val="20"/>
              </w:rPr>
            </w:pPr>
            <w:r>
              <w:rPr>
                <w:sz w:val="20"/>
                <w:szCs w:val="20"/>
              </w:rPr>
              <w:t>27.1 ± 4.3</w:t>
            </w:r>
          </w:p>
        </w:tc>
        <w:tc>
          <w:tcPr>
            <w:tcW w:w="2415" w:type="dxa"/>
          </w:tcPr>
          <w:p w14:paraId="18F315B7" w14:textId="77777777" w:rsidR="00EB6ED9" w:rsidRDefault="00000000">
            <w:pPr>
              <w:keepNext/>
              <w:spacing w:line="240" w:lineRule="auto"/>
              <w:jc w:val="center"/>
              <w:rPr>
                <w:sz w:val="20"/>
                <w:szCs w:val="20"/>
              </w:rPr>
            </w:pPr>
            <w:r>
              <w:rPr>
                <w:sz w:val="20"/>
                <w:szCs w:val="20"/>
              </w:rPr>
              <w:t>66.5 ± 9.7</w:t>
            </w:r>
          </w:p>
        </w:tc>
        <w:tc>
          <w:tcPr>
            <w:tcW w:w="2490" w:type="dxa"/>
          </w:tcPr>
          <w:p w14:paraId="4094C4B5" w14:textId="77777777" w:rsidR="00EB6ED9" w:rsidRDefault="00000000">
            <w:pPr>
              <w:keepNext/>
              <w:spacing w:line="240" w:lineRule="auto"/>
              <w:jc w:val="center"/>
              <w:rPr>
                <w:sz w:val="20"/>
                <w:szCs w:val="20"/>
              </w:rPr>
            </w:pPr>
            <w:r>
              <w:rPr>
                <w:sz w:val="20"/>
                <w:szCs w:val="20"/>
              </w:rPr>
              <w:t>67.8 ± 9.1</w:t>
            </w:r>
          </w:p>
        </w:tc>
      </w:tr>
      <w:tr w:rsidR="00EB6ED9" w14:paraId="2F19B42C" w14:textId="77777777">
        <w:trPr>
          <w:tblHeader/>
        </w:trPr>
        <w:tc>
          <w:tcPr>
            <w:tcW w:w="2400" w:type="dxa"/>
          </w:tcPr>
          <w:p w14:paraId="2A131512" w14:textId="44A16C70" w:rsidR="00EB6ED9" w:rsidRDefault="00000000">
            <w:pPr>
              <w:keepNext/>
              <w:spacing w:line="240" w:lineRule="auto"/>
              <w:rPr>
                <w:sz w:val="20"/>
                <w:szCs w:val="20"/>
              </w:rPr>
            </w:pPr>
            <w:r>
              <w:rPr>
                <w:sz w:val="20"/>
                <w:szCs w:val="20"/>
              </w:rPr>
              <w:t xml:space="preserve">MoCA </w:t>
            </w:r>
            <w:del w:id="356" w:author="Yuval Nir" w:date="2026-08-11T16:56:00Z" w16du:dateUtc="2026-08-11T13:56:00Z">
              <w:r w:rsidDel="00AA7165">
                <w:rPr>
                  <w:sz w:val="20"/>
                  <w:szCs w:val="20"/>
                </w:rPr>
                <w:delText>(where available)</w:delText>
              </w:r>
            </w:del>
          </w:p>
        </w:tc>
        <w:tc>
          <w:tcPr>
            <w:tcW w:w="2430" w:type="dxa"/>
          </w:tcPr>
          <w:p w14:paraId="391C0EF5" w14:textId="0B636FFA" w:rsidR="00EB6ED9" w:rsidRDefault="00AA7165">
            <w:pPr>
              <w:keepNext/>
              <w:spacing w:line="240" w:lineRule="auto"/>
              <w:jc w:val="center"/>
              <w:rPr>
                <w:sz w:val="20"/>
                <w:szCs w:val="20"/>
              </w:rPr>
            </w:pPr>
            <w:ins w:id="357" w:author="Yuval Nir" w:date="2026-08-11T16:56:00Z" w16du:dateUtc="2026-08-11T13:56:00Z">
              <w:r>
                <w:rPr>
                  <w:sz w:val="20"/>
                  <w:szCs w:val="20"/>
                </w:rPr>
                <w:t>N/A</w:t>
              </w:r>
            </w:ins>
            <w:del w:id="358" w:author="Yuval Nir" w:date="2026-08-11T16:56:00Z" w16du:dateUtc="2026-08-11T13:56:00Z">
              <w:r w:rsidR="00000000" w:rsidDel="00AA7165">
                <w:rPr>
                  <w:sz w:val="20"/>
                  <w:szCs w:val="20"/>
                </w:rPr>
                <w:delText>—</w:delText>
              </w:r>
            </w:del>
          </w:p>
        </w:tc>
        <w:tc>
          <w:tcPr>
            <w:tcW w:w="2415" w:type="dxa"/>
          </w:tcPr>
          <w:p w14:paraId="0476A86C" w14:textId="77777777" w:rsidR="00EB6ED9" w:rsidRDefault="00000000">
            <w:pPr>
              <w:keepNext/>
              <w:spacing w:line="240" w:lineRule="auto"/>
              <w:jc w:val="center"/>
              <w:rPr>
                <w:sz w:val="20"/>
                <w:szCs w:val="20"/>
              </w:rPr>
            </w:pPr>
            <w:r>
              <w:rPr>
                <w:sz w:val="20"/>
                <w:szCs w:val="20"/>
              </w:rPr>
              <w:t>27.2 ± 2.6 (n=30)</w:t>
            </w:r>
          </w:p>
        </w:tc>
        <w:tc>
          <w:tcPr>
            <w:tcW w:w="2490" w:type="dxa"/>
          </w:tcPr>
          <w:p w14:paraId="5727DB6C" w14:textId="77777777" w:rsidR="00EB6ED9" w:rsidRDefault="00000000">
            <w:pPr>
              <w:keepNext/>
              <w:spacing w:line="240" w:lineRule="auto"/>
              <w:jc w:val="center"/>
              <w:rPr>
                <w:sz w:val="20"/>
                <w:szCs w:val="20"/>
              </w:rPr>
            </w:pPr>
            <w:r>
              <w:rPr>
                <w:sz w:val="20"/>
                <w:szCs w:val="20"/>
              </w:rPr>
              <w:t>21.5 ± 4.3 (n=14)</w:t>
            </w:r>
          </w:p>
        </w:tc>
      </w:tr>
      <w:tr w:rsidR="00EB6ED9" w14:paraId="0171B484" w14:textId="77777777">
        <w:trPr>
          <w:tblHeader/>
        </w:trPr>
        <w:tc>
          <w:tcPr>
            <w:tcW w:w="2400" w:type="dxa"/>
            <w:shd w:val="clear" w:color="auto" w:fill="D9D9D9"/>
          </w:tcPr>
          <w:p w14:paraId="0821D215" w14:textId="77777777" w:rsidR="00EB6ED9" w:rsidRDefault="00000000">
            <w:pPr>
              <w:keepNext/>
              <w:spacing w:line="240" w:lineRule="auto"/>
              <w:rPr>
                <w:sz w:val="20"/>
                <w:szCs w:val="20"/>
              </w:rPr>
            </w:pPr>
            <w:r>
              <w:rPr>
                <w:sz w:val="20"/>
                <w:szCs w:val="20"/>
              </w:rPr>
              <w:t>Exclusions</w:t>
            </w:r>
          </w:p>
        </w:tc>
        <w:tc>
          <w:tcPr>
            <w:tcW w:w="2430" w:type="dxa"/>
            <w:shd w:val="clear" w:color="auto" w:fill="D9D9D9"/>
          </w:tcPr>
          <w:p w14:paraId="148517CB" w14:textId="77777777" w:rsidR="00EB6ED9" w:rsidRDefault="00EB6ED9">
            <w:pPr>
              <w:keepNext/>
              <w:spacing w:line="240" w:lineRule="auto"/>
              <w:jc w:val="center"/>
              <w:rPr>
                <w:sz w:val="20"/>
                <w:szCs w:val="20"/>
              </w:rPr>
            </w:pPr>
          </w:p>
        </w:tc>
        <w:tc>
          <w:tcPr>
            <w:tcW w:w="2415" w:type="dxa"/>
            <w:shd w:val="clear" w:color="auto" w:fill="D9D9D9"/>
          </w:tcPr>
          <w:p w14:paraId="50EE8802" w14:textId="77777777" w:rsidR="00EB6ED9" w:rsidRDefault="00EB6ED9">
            <w:pPr>
              <w:keepNext/>
              <w:spacing w:line="240" w:lineRule="auto"/>
              <w:jc w:val="center"/>
              <w:rPr>
                <w:sz w:val="20"/>
                <w:szCs w:val="20"/>
              </w:rPr>
            </w:pPr>
          </w:p>
        </w:tc>
        <w:tc>
          <w:tcPr>
            <w:tcW w:w="2490" w:type="dxa"/>
            <w:shd w:val="clear" w:color="auto" w:fill="D9D9D9"/>
          </w:tcPr>
          <w:p w14:paraId="69E49695" w14:textId="77777777" w:rsidR="00EB6ED9" w:rsidRDefault="00EB6ED9">
            <w:pPr>
              <w:keepNext/>
              <w:spacing w:line="240" w:lineRule="auto"/>
              <w:jc w:val="center"/>
              <w:rPr>
                <w:sz w:val="20"/>
                <w:szCs w:val="20"/>
              </w:rPr>
            </w:pPr>
          </w:p>
        </w:tc>
      </w:tr>
      <w:tr w:rsidR="00EB6ED9" w14:paraId="61C21ADA" w14:textId="77777777">
        <w:trPr>
          <w:tblHeader/>
        </w:trPr>
        <w:tc>
          <w:tcPr>
            <w:tcW w:w="2400" w:type="dxa"/>
          </w:tcPr>
          <w:p w14:paraId="0226CC07" w14:textId="77777777" w:rsidR="00EB6ED9" w:rsidRDefault="00000000">
            <w:pPr>
              <w:keepNext/>
              <w:spacing w:line="240" w:lineRule="auto"/>
              <w:rPr>
                <w:sz w:val="20"/>
                <w:szCs w:val="20"/>
              </w:rPr>
            </w:pPr>
            <w:r>
              <w:rPr>
                <w:sz w:val="20"/>
                <w:szCs w:val="20"/>
              </w:rPr>
              <w:t>Total excluded</w:t>
            </w:r>
          </w:p>
        </w:tc>
        <w:tc>
          <w:tcPr>
            <w:tcW w:w="2430" w:type="dxa"/>
          </w:tcPr>
          <w:p w14:paraId="256DD222" w14:textId="77777777" w:rsidR="00EB6ED9" w:rsidRDefault="00000000">
            <w:pPr>
              <w:keepNext/>
              <w:spacing w:line="240" w:lineRule="auto"/>
              <w:jc w:val="center"/>
              <w:rPr>
                <w:sz w:val="20"/>
                <w:szCs w:val="20"/>
              </w:rPr>
            </w:pPr>
            <w:r>
              <w:rPr>
                <w:sz w:val="20"/>
                <w:szCs w:val="20"/>
              </w:rPr>
              <w:t>10</w:t>
            </w:r>
          </w:p>
        </w:tc>
        <w:tc>
          <w:tcPr>
            <w:tcW w:w="2415" w:type="dxa"/>
          </w:tcPr>
          <w:p w14:paraId="01231A10" w14:textId="77777777" w:rsidR="00EB6ED9" w:rsidRDefault="00000000">
            <w:pPr>
              <w:keepNext/>
              <w:spacing w:line="240" w:lineRule="auto"/>
              <w:jc w:val="center"/>
              <w:rPr>
                <w:sz w:val="20"/>
                <w:szCs w:val="20"/>
              </w:rPr>
            </w:pPr>
            <w:r>
              <w:rPr>
                <w:sz w:val="20"/>
                <w:szCs w:val="20"/>
              </w:rPr>
              <w:t>4</w:t>
            </w:r>
          </w:p>
        </w:tc>
        <w:tc>
          <w:tcPr>
            <w:tcW w:w="2490" w:type="dxa"/>
          </w:tcPr>
          <w:p w14:paraId="3AAB8961" w14:textId="77777777" w:rsidR="00EB6ED9" w:rsidRDefault="00000000">
            <w:pPr>
              <w:keepNext/>
              <w:spacing w:line="240" w:lineRule="auto"/>
              <w:jc w:val="center"/>
              <w:rPr>
                <w:sz w:val="20"/>
                <w:szCs w:val="20"/>
              </w:rPr>
            </w:pPr>
            <w:r>
              <w:rPr>
                <w:sz w:val="20"/>
                <w:szCs w:val="20"/>
              </w:rPr>
              <w:t>12</w:t>
            </w:r>
          </w:p>
        </w:tc>
      </w:tr>
      <w:tr w:rsidR="00EB6ED9" w14:paraId="5411C1D3" w14:textId="77777777">
        <w:trPr>
          <w:tblHeader/>
        </w:trPr>
        <w:tc>
          <w:tcPr>
            <w:tcW w:w="2400" w:type="dxa"/>
          </w:tcPr>
          <w:p w14:paraId="6E8D0B43" w14:textId="37026F7B" w:rsidR="00EB6ED9" w:rsidRDefault="00000000">
            <w:pPr>
              <w:keepNext/>
              <w:spacing w:line="240" w:lineRule="auto"/>
              <w:rPr>
                <w:sz w:val="20"/>
                <w:szCs w:val="20"/>
              </w:rPr>
            </w:pPr>
            <w:del w:id="359" w:author="Yuval Nir" w:date="2026-08-11T16:52:00Z" w16du:dateUtc="2026-08-11T13:52:00Z">
              <w:r w:rsidDel="00AA7165">
                <w:rPr>
                  <w:sz w:val="20"/>
                  <w:szCs w:val="20"/>
                </w:rPr>
                <w:delText>Not enough c</w:delText>
              </w:r>
            </w:del>
            <w:ins w:id="360" w:author="Yuval Nir" w:date="2026-08-11T16:52:00Z" w16du:dateUtc="2026-08-11T13:52:00Z">
              <w:r w:rsidR="00AA7165">
                <w:rPr>
                  <w:sz w:val="20"/>
                  <w:szCs w:val="20"/>
                </w:rPr>
                <w:t>C</w:t>
              </w:r>
            </w:ins>
            <w:r>
              <w:rPr>
                <w:sz w:val="20"/>
                <w:szCs w:val="20"/>
              </w:rPr>
              <w:t xml:space="preserve">lean </w:t>
            </w:r>
            <w:ins w:id="361" w:author="Yuval Nir" w:date="2026-08-11T16:52:00Z" w16du:dateUtc="2026-08-11T13:52:00Z">
              <w:r w:rsidR="00AA7165">
                <w:rPr>
                  <w:sz w:val="20"/>
                  <w:szCs w:val="20"/>
                </w:rPr>
                <w:t xml:space="preserve">N2 </w:t>
              </w:r>
            </w:ins>
            <w:r>
              <w:rPr>
                <w:sz w:val="20"/>
                <w:szCs w:val="20"/>
              </w:rPr>
              <w:t>bouts</w:t>
            </w:r>
            <w:ins w:id="362" w:author="Yuval Nir" w:date="2026-08-11T16:52:00Z" w16du:dateUtc="2026-08-11T13:52:00Z">
              <w:r w:rsidR="00AA7165">
                <w:rPr>
                  <w:sz w:val="20"/>
                  <w:szCs w:val="20"/>
                </w:rPr>
                <w:t xml:space="preserve"> &lt; </w:t>
              </w:r>
              <w:r w:rsidR="00AA7165" w:rsidRPr="00AA7165">
                <w:rPr>
                  <w:sz w:val="20"/>
                  <w:szCs w:val="20"/>
                  <w:highlight w:val="yellow"/>
                  <w:rPrChange w:id="363" w:author="Yuval Nir" w:date="2026-08-11T16:52:00Z" w16du:dateUtc="2026-08-11T13:52:00Z">
                    <w:rPr>
                      <w:sz w:val="20"/>
                      <w:szCs w:val="20"/>
                    </w:rPr>
                  </w:rPrChange>
                </w:rPr>
                <w:t>X%</w:t>
              </w:r>
              <w:r w:rsidR="00AA7165">
                <w:rPr>
                  <w:sz w:val="20"/>
                  <w:szCs w:val="20"/>
                </w:rPr>
                <w:t xml:space="preserve"> of data</w:t>
              </w:r>
            </w:ins>
          </w:p>
        </w:tc>
        <w:tc>
          <w:tcPr>
            <w:tcW w:w="2430" w:type="dxa"/>
          </w:tcPr>
          <w:p w14:paraId="33F60306" w14:textId="77777777" w:rsidR="00EB6ED9" w:rsidRDefault="00000000">
            <w:pPr>
              <w:keepNext/>
              <w:spacing w:line="240" w:lineRule="auto"/>
              <w:jc w:val="center"/>
              <w:rPr>
                <w:sz w:val="20"/>
                <w:szCs w:val="20"/>
              </w:rPr>
            </w:pPr>
            <w:r>
              <w:rPr>
                <w:sz w:val="20"/>
                <w:szCs w:val="20"/>
              </w:rPr>
              <w:t>4</w:t>
            </w:r>
          </w:p>
        </w:tc>
        <w:tc>
          <w:tcPr>
            <w:tcW w:w="2415" w:type="dxa"/>
          </w:tcPr>
          <w:p w14:paraId="7FDED66A" w14:textId="77777777" w:rsidR="00EB6ED9" w:rsidRDefault="00000000">
            <w:pPr>
              <w:keepNext/>
              <w:spacing w:line="240" w:lineRule="auto"/>
              <w:jc w:val="center"/>
              <w:rPr>
                <w:sz w:val="20"/>
                <w:szCs w:val="20"/>
              </w:rPr>
            </w:pPr>
            <w:r>
              <w:rPr>
                <w:sz w:val="20"/>
                <w:szCs w:val="20"/>
              </w:rPr>
              <w:t>2</w:t>
            </w:r>
          </w:p>
        </w:tc>
        <w:tc>
          <w:tcPr>
            <w:tcW w:w="2490" w:type="dxa"/>
          </w:tcPr>
          <w:p w14:paraId="22D4AD86" w14:textId="77777777" w:rsidR="00EB6ED9" w:rsidRDefault="00000000">
            <w:pPr>
              <w:keepNext/>
              <w:spacing w:line="240" w:lineRule="auto"/>
              <w:jc w:val="center"/>
              <w:rPr>
                <w:sz w:val="20"/>
                <w:szCs w:val="20"/>
              </w:rPr>
            </w:pPr>
            <w:r>
              <w:rPr>
                <w:sz w:val="20"/>
                <w:szCs w:val="20"/>
              </w:rPr>
              <w:t>3</w:t>
            </w:r>
          </w:p>
        </w:tc>
      </w:tr>
      <w:tr w:rsidR="00EB6ED9" w14:paraId="23617A3F" w14:textId="77777777">
        <w:trPr>
          <w:tblHeader/>
        </w:trPr>
        <w:tc>
          <w:tcPr>
            <w:tcW w:w="2400" w:type="dxa"/>
          </w:tcPr>
          <w:p w14:paraId="484594D1" w14:textId="77A33789" w:rsidR="00EB6ED9" w:rsidRDefault="00000000">
            <w:pPr>
              <w:keepNext/>
              <w:spacing w:line="240" w:lineRule="auto"/>
              <w:rPr>
                <w:sz w:val="20"/>
                <w:szCs w:val="20"/>
              </w:rPr>
            </w:pPr>
            <w:del w:id="364" w:author="Yuval Nir" w:date="2026-08-11T16:52:00Z" w16du:dateUtc="2026-08-11T13:52:00Z">
              <w:r w:rsidDel="00AA7165">
                <w:rPr>
                  <w:sz w:val="20"/>
                  <w:szCs w:val="20"/>
                </w:rPr>
                <w:delText>Too many b</w:delText>
              </w:r>
            </w:del>
            <w:ins w:id="365" w:author="Yuval Nir" w:date="2026-08-11T16:52:00Z" w16du:dateUtc="2026-08-11T13:52:00Z">
              <w:r w:rsidR="00AA7165">
                <w:rPr>
                  <w:sz w:val="20"/>
                  <w:szCs w:val="20"/>
                </w:rPr>
                <w:t>B</w:t>
              </w:r>
            </w:ins>
            <w:r>
              <w:rPr>
                <w:sz w:val="20"/>
                <w:szCs w:val="20"/>
              </w:rPr>
              <w:t>ad channels</w:t>
            </w:r>
            <w:ins w:id="366" w:author="Yuval Nir" w:date="2026-08-11T16:52:00Z" w16du:dateUtc="2026-08-11T13:52:00Z">
              <w:r w:rsidR="00AA7165">
                <w:rPr>
                  <w:sz w:val="20"/>
                  <w:szCs w:val="20"/>
                </w:rPr>
                <w:t xml:space="preserve"> &gt; </w:t>
              </w:r>
              <w:r w:rsidR="00AA7165" w:rsidRPr="00AA7165">
                <w:rPr>
                  <w:sz w:val="20"/>
                  <w:szCs w:val="20"/>
                  <w:highlight w:val="yellow"/>
                  <w:rPrChange w:id="367" w:author="Yuval Nir" w:date="2026-08-11T16:52:00Z" w16du:dateUtc="2026-08-11T13:52:00Z">
                    <w:rPr>
                      <w:sz w:val="20"/>
                      <w:szCs w:val="20"/>
                    </w:rPr>
                  </w:rPrChange>
                </w:rPr>
                <w:t>Y%</w:t>
              </w:r>
              <w:r w:rsidR="00AA7165">
                <w:rPr>
                  <w:sz w:val="20"/>
                  <w:szCs w:val="20"/>
                </w:rPr>
                <w:t xml:space="preserve"> of electrodes</w:t>
              </w:r>
            </w:ins>
          </w:p>
        </w:tc>
        <w:tc>
          <w:tcPr>
            <w:tcW w:w="2430" w:type="dxa"/>
          </w:tcPr>
          <w:p w14:paraId="306AF59C" w14:textId="77777777" w:rsidR="00EB6ED9" w:rsidRDefault="00000000">
            <w:pPr>
              <w:keepNext/>
              <w:spacing w:line="240" w:lineRule="auto"/>
              <w:jc w:val="center"/>
              <w:rPr>
                <w:sz w:val="20"/>
                <w:szCs w:val="20"/>
              </w:rPr>
            </w:pPr>
            <w:r>
              <w:rPr>
                <w:sz w:val="20"/>
                <w:szCs w:val="20"/>
              </w:rPr>
              <w:t>4</w:t>
            </w:r>
          </w:p>
        </w:tc>
        <w:tc>
          <w:tcPr>
            <w:tcW w:w="2415" w:type="dxa"/>
          </w:tcPr>
          <w:p w14:paraId="125D39CA" w14:textId="77777777" w:rsidR="00EB6ED9" w:rsidRDefault="00000000">
            <w:pPr>
              <w:keepNext/>
              <w:spacing w:line="240" w:lineRule="auto"/>
              <w:jc w:val="center"/>
              <w:rPr>
                <w:sz w:val="20"/>
                <w:szCs w:val="20"/>
              </w:rPr>
            </w:pPr>
            <w:r>
              <w:rPr>
                <w:sz w:val="20"/>
                <w:szCs w:val="20"/>
              </w:rPr>
              <w:t>1</w:t>
            </w:r>
          </w:p>
        </w:tc>
        <w:tc>
          <w:tcPr>
            <w:tcW w:w="2490" w:type="dxa"/>
          </w:tcPr>
          <w:p w14:paraId="1D7EC53D" w14:textId="77777777" w:rsidR="00EB6ED9" w:rsidRDefault="00000000">
            <w:pPr>
              <w:keepNext/>
              <w:spacing w:line="240" w:lineRule="auto"/>
              <w:jc w:val="center"/>
              <w:rPr>
                <w:sz w:val="20"/>
                <w:szCs w:val="20"/>
              </w:rPr>
            </w:pPr>
            <w:r>
              <w:rPr>
                <w:sz w:val="20"/>
                <w:szCs w:val="20"/>
              </w:rPr>
              <w:t>4</w:t>
            </w:r>
          </w:p>
        </w:tc>
      </w:tr>
      <w:tr w:rsidR="00EB6ED9" w14:paraId="1F0B09EB" w14:textId="77777777">
        <w:trPr>
          <w:tblHeader/>
        </w:trPr>
        <w:tc>
          <w:tcPr>
            <w:tcW w:w="2400" w:type="dxa"/>
          </w:tcPr>
          <w:p w14:paraId="6D9B887E" w14:textId="0B359CDA" w:rsidR="00EB6ED9" w:rsidRDefault="00000000">
            <w:pPr>
              <w:keepNext/>
              <w:spacing w:line="240" w:lineRule="auto"/>
              <w:rPr>
                <w:sz w:val="20"/>
                <w:szCs w:val="20"/>
              </w:rPr>
            </w:pPr>
            <w:del w:id="368" w:author="Yuval Nir" w:date="2026-08-11T16:52:00Z" w16du:dateUtc="2026-08-11T13:52:00Z">
              <w:r w:rsidDel="00AA7165">
                <w:rPr>
                  <w:sz w:val="20"/>
                  <w:szCs w:val="20"/>
                </w:rPr>
                <w:delText>Too many b</w:delText>
              </w:r>
            </w:del>
            <w:ins w:id="369" w:author="Yuval Nir" w:date="2026-08-11T16:52:00Z" w16du:dateUtc="2026-08-11T13:52:00Z">
              <w:r w:rsidR="00AA7165">
                <w:rPr>
                  <w:sz w:val="20"/>
                  <w:szCs w:val="20"/>
                </w:rPr>
                <w:t>B</w:t>
              </w:r>
            </w:ins>
            <w:r>
              <w:rPr>
                <w:sz w:val="20"/>
                <w:szCs w:val="20"/>
              </w:rPr>
              <w:t>ad epochs</w:t>
            </w:r>
            <w:ins w:id="370" w:author="Yuval Nir" w:date="2026-08-11T16:53:00Z" w16du:dateUtc="2026-08-11T13:53:00Z">
              <w:r w:rsidR="00AA7165">
                <w:rPr>
                  <w:sz w:val="20"/>
                  <w:szCs w:val="20"/>
                </w:rPr>
                <w:t xml:space="preserve"> </w:t>
              </w:r>
              <w:r w:rsidR="00AA7165">
                <w:rPr>
                  <w:sz w:val="20"/>
                  <w:szCs w:val="20"/>
                </w:rPr>
                <w:t xml:space="preserve">&gt; </w:t>
              </w:r>
              <w:r w:rsidR="00AA7165">
                <w:rPr>
                  <w:sz w:val="20"/>
                  <w:szCs w:val="20"/>
                  <w:highlight w:val="yellow"/>
                </w:rPr>
                <w:t>Z</w:t>
              </w:r>
              <w:r w:rsidR="00AA7165" w:rsidRPr="00C96CB4">
                <w:rPr>
                  <w:sz w:val="20"/>
                  <w:szCs w:val="20"/>
                  <w:highlight w:val="yellow"/>
                </w:rPr>
                <w:t>%</w:t>
              </w:r>
              <w:r w:rsidR="00AA7165">
                <w:rPr>
                  <w:sz w:val="20"/>
                  <w:szCs w:val="20"/>
                </w:rPr>
                <w:t xml:space="preserve"> of </w:t>
              </w:r>
              <w:r w:rsidR="00AA7165">
                <w:rPr>
                  <w:sz w:val="20"/>
                  <w:szCs w:val="20"/>
                </w:rPr>
                <w:t>sleep time</w:t>
              </w:r>
            </w:ins>
          </w:p>
        </w:tc>
        <w:tc>
          <w:tcPr>
            <w:tcW w:w="2430" w:type="dxa"/>
          </w:tcPr>
          <w:p w14:paraId="02D0402A" w14:textId="77777777" w:rsidR="00EB6ED9" w:rsidRDefault="00000000">
            <w:pPr>
              <w:keepNext/>
              <w:spacing w:line="240" w:lineRule="auto"/>
              <w:jc w:val="center"/>
              <w:rPr>
                <w:sz w:val="20"/>
                <w:szCs w:val="20"/>
              </w:rPr>
            </w:pPr>
            <w:r>
              <w:rPr>
                <w:sz w:val="20"/>
                <w:szCs w:val="20"/>
              </w:rPr>
              <w:t>1</w:t>
            </w:r>
          </w:p>
        </w:tc>
        <w:tc>
          <w:tcPr>
            <w:tcW w:w="2415" w:type="dxa"/>
          </w:tcPr>
          <w:p w14:paraId="0A3A3E70" w14:textId="77777777" w:rsidR="00EB6ED9" w:rsidRDefault="00000000">
            <w:pPr>
              <w:keepNext/>
              <w:spacing w:line="240" w:lineRule="auto"/>
              <w:jc w:val="center"/>
              <w:rPr>
                <w:sz w:val="20"/>
                <w:szCs w:val="20"/>
              </w:rPr>
            </w:pPr>
            <w:r>
              <w:rPr>
                <w:sz w:val="20"/>
                <w:szCs w:val="20"/>
              </w:rPr>
              <w:t>1</w:t>
            </w:r>
          </w:p>
        </w:tc>
        <w:tc>
          <w:tcPr>
            <w:tcW w:w="2490" w:type="dxa"/>
          </w:tcPr>
          <w:p w14:paraId="777A047C" w14:textId="77777777" w:rsidR="00EB6ED9" w:rsidRDefault="00000000">
            <w:pPr>
              <w:keepNext/>
              <w:spacing w:line="240" w:lineRule="auto"/>
              <w:jc w:val="center"/>
              <w:rPr>
                <w:sz w:val="20"/>
                <w:szCs w:val="20"/>
              </w:rPr>
            </w:pPr>
            <w:r>
              <w:rPr>
                <w:sz w:val="20"/>
                <w:szCs w:val="20"/>
              </w:rPr>
              <w:t>2</w:t>
            </w:r>
          </w:p>
        </w:tc>
      </w:tr>
      <w:tr w:rsidR="00EB6ED9" w14:paraId="0C2F7507" w14:textId="77777777">
        <w:tc>
          <w:tcPr>
            <w:tcW w:w="2400" w:type="dxa"/>
          </w:tcPr>
          <w:p w14:paraId="058830E6" w14:textId="135F68C2" w:rsidR="00EB6ED9" w:rsidRDefault="00000000">
            <w:pPr>
              <w:keepNext/>
              <w:spacing w:line="240" w:lineRule="auto"/>
              <w:rPr>
                <w:sz w:val="20"/>
                <w:szCs w:val="20"/>
              </w:rPr>
            </w:pPr>
            <w:commentRangeStart w:id="371"/>
            <w:r>
              <w:rPr>
                <w:sz w:val="20"/>
                <w:szCs w:val="20"/>
              </w:rPr>
              <w:t>T</w:t>
            </w:r>
            <w:ins w:id="372" w:author="Yuval Nir" w:date="2026-08-11T16:53:00Z" w16du:dateUtc="2026-08-11T13:53:00Z">
              <w:r w:rsidR="00AA7165">
                <w:rPr>
                  <w:sz w:val="20"/>
                  <w:szCs w:val="20"/>
                </w:rPr>
                <w:t>otal sleep time</w:t>
              </w:r>
            </w:ins>
            <w:del w:id="373" w:author="Yuval Nir" w:date="2026-08-11T16:53:00Z" w16du:dateUtc="2026-08-11T13:53:00Z">
              <w:r w:rsidDel="00AA7165">
                <w:rPr>
                  <w:sz w:val="20"/>
                  <w:szCs w:val="20"/>
                </w:rPr>
                <w:delText>ST</w:delText>
              </w:r>
            </w:del>
            <w:r>
              <w:rPr>
                <w:sz w:val="20"/>
                <w:szCs w:val="20"/>
              </w:rPr>
              <w:t xml:space="preserve"> &lt; 210 min</w:t>
            </w:r>
            <w:commentRangeEnd w:id="371"/>
            <w:r w:rsidR="00AA7165">
              <w:rPr>
                <w:rStyle w:val="CommentReference"/>
                <w:sz w:val="20"/>
                <w:szCs w:val="20"/>
              </w:rPr>
              <w:commentReference w:id="371"/>
            </w:r>
          </w:p>
        </w:tc>
        <w:tc>
          <w:tcPr>
            <w:tcW w:w="2430" w:type="dxa"/>
          </w:tcPr>
          <w:p w14:paraId="54C8A7B1" w14:textId="77777777" w:rsidR="00EB6ED9" w:rsidRDefault="00000000">
            <w:pPr>
              <w:keepNext/>
              <w:spacing w:line="240" w:lineRule="auto"/>
              <w:jc w:val="center"/>
              <w:rPr>
                <w:sz w:val="20"/>
                <w:szCs w:val="20"/>
              </w:rPr>
            </w:pPr>
            <w:r>
              <w:rPr>
                <w:sz w:val="20"/>
                <w:szCs w:val="20"/>
              </w:rPr>
              <w:t>1</w:t>
            </w:r>
          </w:p>
        </w:tc>
        <w:tc>
          <w:tcPr>
            <w:tcW w:w="2415" w:type="dxa"/>
          </w:tcPr>
          <w:p w14:paraId="30D61DB9" w14:textId="77777777" w:rsidR="00EB6ED9" w:rsidRDefault="00000000">
            <w:pPr>
              <w:keepNext/>
              <w:spacing w:line="240" w:lineRule="auto"/>
              <w:jc w:val="center"/>
              <w:rPr>
                <w:sz w:val="20"/>
                <w:szCs w:val="20"/>
              </w:rPr>
            </w:pPr>
            <w:r>
              <w:rPr>
                <w:sz w:val="20"/>
                <w:szCs w:val="20"/>
              </w:rPr>
              <w:t>0</w:t>
            </w:r>
          </w:p>
        </w:tc>
        <w:tc>
          <w:tcPr>
            <w:tcW w:w="2490" w:type="dxa"/>
          </w:tcPr>
          <w:p w14:paraId="213F15AE" w14:textId="77777777" w:rsidR="00EB6ED9" w:rsidRDefault="00000000">
            <w:pPr>
              <w:keepNext/>
              <w:spacing w:line="240" w:lineRule="auto"/>
              <w:jc w:val="center"/>
              <w:rPr>
                <w:sz w:val="20"/>
                <w:szCs w:val="20"/>
              </w:rPr>
            </w:pPr>
            <w:r>
              <w:rPr>
                <w:sz w:val="20"/>
                <w:szCs w:val="20"/>
              </w:rPr>
              <w:t>3</w:t>
            </w:r>
          </w:p>
        </w:tc>
      </w:tr>
    </w:tbl>
    <w:p w14:paraId="13A94598" w14:textId="77777777" w:rsidR="00EB6ED9" w:rsidRDefault="00000000">
      <w:pPr>
        <w:spacing w:after="160" w:line="360" w:lineRule="auto"/>
        <w:jc w:val="both"/>
        <w:rPr>
          <w:color w:val="0070C0"/>
          <w:sz w:val="24"/>
          <w:szCs w:val="24"/>
        </w:rPr>
      </w:pPr>
      <w:r>
        <w:rPr>
          <w:b/>
          <w:bCs/>
          <w:color w:val="0070C0"/>
          <w:sz w:val="24"/>
          <w:szCs w:val="24"/>
        </w:rPr>
        <w:t xml:space="preserve">Table 1. Participant demographics by group. </w:t>
      </w:r>
      <w:r>
        <w:rPr>
          <w:color w:val="0070C0"/>
          <w:sz w:val="24"/>
          <w:szCs w:val="24"/>
        </w:rPr>
        <w:t>For each group the table reports sample size (with the split between the Tel Aviv [TASMC] and Sydney [Woolcock] recording sites), age, and cognitive screening score (Montreal Cognitive Assessment, MoCA, where available), with exclusion counts and reasons summarized below. Young n = 35 (age 27.1 ± 4.3), elderly n = 39 (age 66.5 ± 9.7; MoCA 27.2 ± 2.6, n = 30), MCI n = 30 (age 67.8 ± 9.1; MoCA 21.5 ± 4.3, n = 14). Values are mean ± standard deviation.</w:t>
      </w:r>
    </w:p>
    <w:p w14:paraId="5FDF8699" w14:textId="77777777" w:rsidR="00EB6ED9" w:rsidRDefault="00000000">
      <w:pPr>
        <w:pStyle w:val="Heading3"/>
        <w:spacing w:line="360" w:lineRule="auto"/>
      </w:pPr>
      <w:bookmarkStart w:id="374" w:name="_heading=h.s4xs3y74j5h0" w:colFirst="0" w:colLast="0"/>
      <w:bookmarkEnd w:id="374"/>
      <w:r>
        <w:t>3.2 Polysomnographic recordings</w:t>
      </w:r>
    </w:p>
    <w:p w14:paraId="1D3B8622" w14:textId="174B0DD1" w:rsidR="00EB6ED9" w:rsidRDefault="00000000">
      <w:pPr>
        <w:spacing w:after="160" w:line="360" w:lineRule="auto"/>
        <w:jc w:val="both"/>
        <w:rPr>
          <w:sz w:val="24"/>
          <w:szCs w:val="24"/>
        </w:rPr>
      </w:pPr>
      <w:r>
        <w:rPr>
          <w:sz w:val="24"/>
          <w:szCs w:val="24"/>
        </w:rPr>
        <w:t xml:space="preserve">High-density polysomnography (PSG) was recorded throughout the night using a 256-channel recording system (Electrical Geodesics, Inc. [EGI]). Sleep was scored in 30 s epochs according to American Academy of Sleep Medicine (AASM) guidelines, using the </w:t>
      </w:r>
      <w:r>
        <w:rPr>
          <w:sz w:val="24"/>
          <w:szCs w:val="24"/>
        </w:rPr>
        <w:lastRenderedPageBreak/>
        <w:t xml:space="preserve">sleep module of the Visbrain Python package²¹ within the SleepEEGpy platform²². </w:t>
      </w:r>
      <w:ins w:id="375" w:author="Yuval Nir" w:date="2026-08-11T16:57:00Z" w16du:dateUtc="2026-08-11T13:57:00Z">
        <w:r w:rsidR="00AA7165" w:rsidRPr="00AA7165">
          <w:rPr>
            <w:sz w:val="24"/>
            <w:szCs w:val="24"/>
            <w:highlight w:val="yellow"/>
            <w:rPrChange w:id="376" w:author="Yuval Nir" w:date="2026-08-11T16:57:00Z" w16du:dateUtc="2026-08-11T13:57:00Z">
              <w:rPr>
                <w:sz w:val="24"/>
                <w:szCs w:val="24"/>
              </w:rPr>
            </w:rPrChange>
          </w:rPr>
          <w:t>#what about Sydney scoring, same? #</w:t>
        </w:r>
        <w:r w:rsidR="00AA7165">
          <w:rPr>
            <w:sz w:val="24"/>
            <w:szCs w:val="24"/>
          </w:rPr>
          <w:t xml:space="preserve"> </w:t>
        </w:r>
      </w:ins>
      <w:r>
        <w:rPr>
          <w:sz w:val="24"/>
          <w:szCs w:val="24"/>
        </w:rPr>
        <w:t>The ISFS analysis was restricted to N2 sleep</w:t>
      </w:r>
      <w:ins w:id="377" w:author="Yuval Nir" w:date="2026-08-11T16:57:00Z" w16du:dateUtc="2026-08-11T13:57:00Z">
        <w:r w:rsidR="00AA7165">
          <w:rPr>
            <w:sz w:val="24"/>
            <w:szCs w:val="24"/>
          </w:rPr>
          <w:t xml:space="preserve"> following previous work #REF</w:t>
        </w:r>
      </w:ins>
      <w:r>
        <w:rPr>
          <w:sz w:val="24"/>
          <w:szCs w:val="24"/>
        </w:rPr>
        <w:t>.</w:t>
      </w:r>
    </w:p>
    <w:p w14:paraId="590728B6" w14:textId="0CE0547C" w:rsidR="00AA7165" w:rsidRDefault="00AA7165">
      <w:pPr>
        <w:spacing w:after="160" w:line="360" w:lineRule="auto"/>
        <w:jc w:val="both"/>
        <w:rPr>
          <w:ins w:id="378" w:author="Yuval Nir" w:date="2026-08-11T16:58:00Z" w16du:dateUtc="2026-08-11T13:58:00Z"/>
          <w:sz w:val="24"/>
          <w:szCs w:val="24"/>
        </w:rPr>
      </w:pPr>
      <w:ins w:id="379" w:author="Yuval Nir" w:date="2026-08-11T16:58:00Z" w16du:dateUtc="2026-08-11T13:58:00Z">
        <w:r w:rsidRPr="00AA7165">
          <w:rPr>
            <w:sz w:val="24"/>
            <w:szCs w:val="24"/>
            <w:highlight w:val="cyan"/>
            <w:rPrChange w:id="380" w:author="Yuval Nir" w:date="2026-08-11T16:59:00Z" w16du:dateUtc="2026-08-11T13:59:00Z">
              <w:rPr>
                <w:sz w:val="24"/>
                <w:szCs w:val="24"/>
              </w:rPr>
            </w:rPrChange>
          </w:rPr>
          <w:t xml:space="preserve">! you are mixing Methods and Results. First describe all Methods </w:t>
        </w:r>
        <w:r w:rsidRPr="00AA7165">
          <w:rPr>
            <w:sz w:val="24"/>
            <w:szCs w:val="24"/>
            <w:highlight w:val="cyan"/>
            <w:rPrChange w:id="381" w:author="Yuval Nir" w:date="2026-08-11T16:59:00Z" w16du:dateUtc="2026-08-11T13:59:00Z">
              <w:rPr>
                <w:sz w:val="24"/>
                <w:szCs w:val="24"/>
              </w:rPr>
            </w:rPrChange>
          </w:rPr>
          <w:t>without results</w:t>
        </w:r>
        <w:r w:rsidRPr="00AA7165">
          <w:rPr>
            <w:sz w:val="24"/>
            <w:szCs w:val="24"/>
            <w:highlight w:val="cyan"/>
            <w:rPrChange w:id="382" w:author="Yuval Nir" w:date="2026-08-11T16:59:00Z" w16du:dateUtc="2026-08-11T13:59:00Z">
              <w:rPr>
                <w:sz w:val="24"/>
                <w:szCs w:val="24"/>
              </w:rPr>
            </w:rPrChange>
          </w:rPr>
          <w:t xml:space="preserve"> (inclusion/exclusion </w:t>
        </w:r>
      </w:ins>
      <w:ins w:id="383" w:author="Yuval Nir" w:date="2026-08-11T16:59:00Z" w16du:dateUtc="2026-08-11T13:59:00Z">
        <w:r w:rsidRPr="00AA7165">
          <w:rPr>
            <w:sz w:val="24"/>
            <w:szCs w:val="24"/>
            <w:highlight w:val="cyan"/>
            <w:rPrChange w:id="384" w:author="Yuval Nir" w:date="2026-08-11T16:59:00Z" w16du:dateUtc="2026-08-11T13:59:00Z">
              <w:rPr>
                <w:sz w:val="24"/>
                <w:szCs w:val="24"/>
              </w:rPr>
            </w:rPrChange>
          </w:rPr>
          <w:t xml:space="preserve">and participant summary table is </w:t>
        </w:r>
      </w:ins>
      <w:ins w:id="385" w:author="Yuval Nir" w:date="2026-08-11T16:58:00Z" w16du:dateUtc="2026-08-11T13:58:00Z">
        <w:r w:rsidRPr="00AA7165">
          <w:rPr>
            <w:sz w:val="24"/>
            <w:szCs w:val="24"/>
            <w:highlight w:val="cyan"/>
            <w:rPrChange w:id="386" w:author="Yuval Nir" w:date="2026-08-11T16:59:00Z" w16du:dateUtc="2026-08-11T13:59:00Z">
              <w:rPr>
                <w:sz w:val="24"/>
                <w:szCs w:val="24"/>
              </w:rPr>
            </w:rPrChange>
          </w:rPr>
          <w:t>OK but not actual results). Then move to results, figures/</w:t>
        </w:r>
        <w:r>
          <w:rPr>
            <w:sz w:val="24"/>
            <w:szCs w:val="24"/>
          </w:rPr>
          <w:t xml:space="preserve"> </w:t>
        </w:r>
      </w:ins>
    </w:p>
    <w:p w14:paraId="0F958512" w14:textId="209E83C0" w:rsidR="00EB6ED9" w:rsidRDefault="00000000">
      <w:pPr>
        <w:spacing w:after="160" w:line="360" w:lineRule="auto"/>
        <w:jc w:val="both"/>
        <w:rPr>
          <w:sz w:val="24"/>
          <w:szCs w:val="24"/>
        </w:rPr>
      </w:pPr>
      <w:r>
        <w:rPr>
          <w:sz w:val="24"/>
          <w:szCs w:val="24"/>
        </w:rPr>
        <w:t>An overview of the recorded sleep across the three groups, including whole-night hypno</w:t>
      </w:r>
      <w:ins w:id="387" w:author="Yuval Nir" w:date="2026-08-11T16:59:00Z" w16du:dateUtc="2026-08-11T13:59:00Z">
        <w:r w:rsidR="000940F3">
          <w:rPr>
            <w:sz w:val="24"/>
            <w:szCs w:val="24"/>
          </w:rPr>
          <w:t xml:space="preserve">grams (time-course of sleep stage dynamics) superimposed with EEG </w:t>
        </w:r>
      </w:ins>
      <w:r>
        <w:rPr>
          <w:sz w:val="24"/>
          <w:szCs w:val="24"/>
        </w:rPr>
        <w:t>spectrograms</w:t>
      </w:r>
      <w:ins w:id="388" w:author="Yuval Nir" w:date="2026-08-11T16:59:00Z" w16du:dateUtc="2026-08-11T13:59:00Z">
        <w:r w:rsidR="000940F3">
          <w:rPr>
            <w:sz w:val="24"/>
            <w:szCs w:val="24"/>
          </w:rPr>
          <w:t xml:space="preserve"> (</w:t>
        </w:r>
        <w:r w:rsidR="000940F3">
          <w:rPr>
            <w:sz w:val="24"/>
            <w:szCs w:val="24"/>
          </w:rPr>
          <w:t>time-frequency dynamics</w:t>
        </w:r>
        <w:r w:rsidR="000940F3">
          <w:rPr>
            <w:sz w:val="24"/>
            <w:szCs w:val="24"/>
          </w:rPr>
          <w:t>)</w:t>
        </w:r>
      </w:ins>
      <w:r>
        <w:rPr>
          <w:sz w:val="24"/>
          <w:szCs w:val="24"/>
        </w:rPr>
        <w:t>, the distribution of sleep stages, and N2 bout properties, is shown in Figure 1.</w:t>
      </w:r>
    </w:p>
    <w:p w14:paraId="761EB849" w14:textId="77777777" w:rsidR="00EB6ED9" w:rsidRDefault="00EB6ED9">
      <w:pPr>
        <w:spacing w:after="160" w:line="360" w:lineRule="auto"/>
        <w:rPr>
          <w:sz w:val="24"/>
          <w:szCs w:val="24"/>
        </w:rPr>
      </w:pPr>
    </w:p>
    <w:p w14:paraId="1390C3EE" w14:textId="77777777" w:rsidR="00EB6ED9" w:rsidRDefault="00000000">
      <w:pPr>
        <w:spacing w:after="160" w:line="360" w:lineRule="auto"/>
        <w:rPr>
          <w:sz w:val="24"/>
          <w:szCs w:val="24"/>
        </w:rPr>
      </w:pPr>
      <w:r>
        <w:rPr>
          <w:noProof/>
          <w:sz w:val="24"/>
          <w:szCs w:val="24"/>
        </w:rPr>
        <w:drawing>
          <wp:inline distT="114300" distB="114300" distL="114300" distR="114300" wp14:anchorId="74CFD579" wp14:editId="643D7299">
            <wp:extent cx="5943600" cy="39116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3911600"/>
                    </a:xfrm>
                    <a:prstGeom prst="rect">
                      <a:avLst/>
                    </a:prstGeom>
                    <a:ln/>
                  </pic:spPr>
                </pic:pic>
              </a:graphicData>
            </a:graphic>
          </wp:inline>
        </w:drawing>
      </w:r>
    </w:p>
    <w:p w14:paraId="33B93B3B" w14:textId="77777777" w:rsidR="00EB6ED9" w:rsidRDefault="00000000">
      <w:pPr>
        <w:spacing w:after="160" w:line="360" w:lineRule="auto"/>
        <w:jc w:val="both"/>
        <w:rPr>
          <w:sz w:val="24"/>
          <w:szCs w:val="24"/>
        </w:rPr>
      </w:pPr>
      <w:commentRangeStart w:id="389"/>
      <w:commentRangeStart w:id="390"/>
      <w:r>
        <w:rPr>
          <w:b/>
          <w:bCs/>
          <w:color w:val="0070C0"/>
          <w:sz w:val="24"/>
          <w:szCs w:val="24"/>
        </w:rPr>
        <w:t xml:space="preserve">Figure 1. Sleep architecture across groups. </w:t>
      </w:r>
      <w:r>
        <w:rPr>
          <w:color w:val="0070C0"/>
          <w:sz w:val="24"/>
          <w:szCs w:val="24"/>
        </w:rPr>
        <w:t>A) W</w:t>
      </w:r>
      <w:commentRangeEnd w:id="389"/>
      <w:r w:rsidR="000940F3">
        <w:rPr>
          <w:rStyle w:val="CommentReference"/>
          <w:color w:val="0070C0"/>
          <w:sz w:val="24"/>
          <w:szCs w:val="24"/>
        </w:rPr>
        <w:commentReference w:id="389"/>
      </w:r>
      <w:commentRangeEnd w:id="390"/>
      <w:r w:rsidR="000940F3">
        <w:rPr>
          <w:rStyle w:val="CommentReference"/>
          <w:color w:val="0070C0"/>
          <w:sz w:val="24"/>
          <w:szCs w:val="24"/>
        </w:rPr>
        <w:commentReference w:id="390"/>
      </w:r>
      <w:r>
        <w:rPr>
          <w:color w:val="0070C0"/>
          <w:sz w:val="24"/>
          <w:szCs w:val="24"/>
        </w:rPr>
        <w:t xml:space="preserve">hole-night hypnogram and spectrogram for one representative subject per group. B) Proportion of each sleep stage per group: deep (N3) and REM sleep are reduced in elderly and MCI relative to young </w:t>
      </w:r>
      <w:r>
        <w:rPr>
          <w:color w:val="0070C0"/>
          <w:sz w:val="24"/>
          <w:szCs w:val="24"/>
        </w:rPr>
        <w:lastRenderedPageBreak/>
        <w:t>adults (both p &lt; 0.001; per-stage statistics in panel C), whereas N2 sleep, the stage in which ISFS occurs, remains the largest stage in all three groups. C) Group comparison of sleep-stage proportions and N2 bout properties: elderly and MCI have more frequent but shorter N2 bouts than young adults, while the total proportion of N2 sampled is similar across groups.</w:t>
      </w:r>
    </w:p>
    <w:p w14:paraId="642221FE" w14:textId="77777777" w:rsidR="00EB6ED9" w:rsidRDefault="00EB6ED9">
      <w:pPr>
        <w:spacing w:after="160" w:line="360" w:lineRule="auto"/>
        <w:jc w:val="both"/>
        <w:rPr>
          <w:sz w:val="24"/>
          <w:szCs w:val="24"/>
        </w:rPr>
      </w:pPr>
    </w:p>
    <w:p w14:paraId="0C7F0C21" w14:textId="4DFA7CD1" w:rsidR="00EB6ED9" w:rsidRDefault="00000000">
      <w:pPr>
        <w:spacing w:after="160" w:line="360" w:lineRule="auto"/>
        <w:jc w:val="both"/>
        <w:rPr>
          <w:sz w:val="24"/>
          <w:szCs w:val="24"/>
        </w:rPr>
      </w:pPr>
      <w:r>
        <w:rPr>
          <w:sz w:val="24"/>
          <w:szCs w:val="24"/>
        </w:rPr>
        <w:t xml:space="preserve">Electrodes overlying the face, neck, and ears, which </w:t>
      </w:r>
      <w:ins w:id="391" w:author="Yuval Nir" w:date="2026-08-11T17:03:00Z" w16du:dateUtc="2026-08-11T14:03:00Z">
        <w:r w:rsidR="000940F3">
          <w:rPr>
            <w:sz w:val="24"/>
            <w:szCs w:val="24"/>
          </w:rPr>
          <w:t xml:space="preserve">are not positioned over the scalp </w:t>
        </w:r>
      </w:ins>
      <w:del w:id="392" w:author="Yuval Nir" w:date="2026-08-11T17:03:00Z" w16du:dateUtc="2026-08-11T14:03:00Z">
        <w:r w:rsidDel="000940F3">
          <w:rPr>
            <w:sz w:val="24"/>
            <w:szCs w:val="24"/>
          </w:rPr>
          <w:delText>do not sit over cortex and</w:delText>
        </w:r>
      </w:del>
      <w:ins w:id="393" w:author="Yuval Nir" w:date="2026-08-11T17:03:00Z" w16du:dateUtc="2026-08-11T14:03:00Z">
        <w:r w:rsidR="000940F3">
          <w:rPr>
            <w:sz w:val="24"/>
            <w:szCs w:val="24"/>
          </w:rPr>
          <w:t>and</w:t>
        </w:r>
      </w:ins>
      <w:r>
        <w:rPr>
          <w:sz w:val="24"/>
          <w:szCs w:val="24"/>
        </w:rPr>
        <w:t xml:space="preserve"> are </w:t>
      </w:r>
      <w:ins w:id="394" w:author="Yuval Nir" w:date="2026-08-11T17:03:00Z" w16du:dateUtc="2026-08-11T14:03:00Z">
        <w:r w:rsidR="000940F3">
          <w:rPr>
            <w:sz w:val="24"/>
            <w:szCs w:val="24"/>
          </w:rPr>
          <w:t xml:space="preserve">more </w:t>
        </w:r>
      </w:ins>
      <w:r>
        <w:rPr>
          <w:sz w:val="24"/>
          <w:szCs w:val="24"/>
        </w:rPr>
        <w:t>prone to muscle and movement artifact, were excluded from analysis, leaving 176 channels for the analysis pipeline.</w:t>
      </w:r>
    </w:p>
    <w:p w14:paraId="01011553" w14:textId="77777777" w:rsidR="00EB6ED9" w:rsidRDefault="00000000">
      <w:pPr>
        <w:spacing w:after="160" w:line="360" w:lineRule="auto"/>
        <w:jc w:val="both"/>
        <w:rPr>
          <w:sz w:val="24"/>
          <w:szCs w:val="24"/>
        </w:rPr>
      </w:pPr>
      <w:r>
        <w:rPr>
          <w:sz w:val="24"/>
          <w:szCs w:val="24"/>
        </w:rPr>
        <w:t>Recordings were resampled to 250 Hz, notch-filtered at 50 and 100 Hz with a zero-phase FIR filter to remove line noise and its first harmonic, and band-pass filtered between 0.1 and 40 Hz with a zero-phase FIR filter.</w:t>
      </w:r>
    </w:p>
    <w:p w14:paraId="219BC1A2" w14:textId="77777777" w:rsidR="00EB6ED9" w:rsidRDefault="00000000">
      <w:pPr>
        <w:spacing w:after="160" w:line="360" w:lineRule="auto"/>
        <w:jc w:val="both"/>
        <w:rPr>
          <w:sz w:val="24"/>
          <w:szCs w:val="24"/>
        </w:rPr>
      </w:pPr>
      <w:r>
        <w:rPr>
          <w:sz w:val="24"/>
          <w:szCs w:val="24"/>
        </w:rPr>
        <w:t xml:space="preserve">Bad channels and artifactual epochs were rejected with a semi-automatic procedure, in which each recording was inspected visually over its full duration. Across subjects, the proportion of channels rejected as bad was 6.3 ± 3.4% in young adults, 1.4 ± 1.8% in older adults, and 3.4 ± 4.4% in MCI patients, and the proportion of N2 time rejected as artifactual was 4.1 ± 4.9%, 3.3 ± 4.0%, and 1.8 ± 2.0%, respectively (mean ± SD). </w:t>
      </w:r>
      <w:commentRangeStart w:id="395"/>
      <w:r>
        <w:rPr>
          <w:sz w:val="24"/>
          <w:szCs w:val="24"/>
        </w:rPr>
        <w:t>Data were then re-referenced to the common average reference, and channels rejected as bad were interpolated from neighboring channels.</w:t>
      </w:r>
      <w:commentRangeEnd w:id="395"/>
      <w:r w:rsidR="000940F3">
        <w:rPr>
          <w:rStyle w:val="CommentReference"/>
          <w:sz w:val="24"/>
          <w:szCs w:val="24"/>
        </w:rPr>
        <w:commentReference w:id="395"/>
      </w:r>
    </w:p>
    <w:p w14:paraId="6F602B55" w14:textId="77777777" w:rsidR="00EB6ED9" w:rsidRDefault="00000000">
      <w:pPr>
        <w:pStyle w:val="Heading3"/>
        <w:spacing w:line="360" w:lineRule="auto"/>
      </w:pPr>
      <w:bookmarkStart w:id="396" w:name="_heading=h.27fd1ib9hwqk" w:colFirst="0" w:colLast="0"/>
      <w:bookmarkEnd w:id="396"/>
      <w:r>
        <w:t>3.3 N2 bout extraction</w:t>
      </w:r>
    </w:p>
    <w:p w14:paraId="576B4C28" w14:textId="4ED3A8ED" w:rsidR="00EB6ED9" w:rsidRDefault="00000000">
      <w:pPr>
        <w:spacing w:after="160" w:line="360" w:lineRule="auto"/>
        <w:jc w:val="both"/>
        <w:rPr>
          <w:sz w:val="24"/>
          <w:szCs w:val="24"/>
        </w:rPr>
      </w:pPr>
      <w:sdt>
        <w:sdtPr>
          <w:tag w:val="goog_rdk_1"/>
          <w:id w:val="-663634838"/>
        </w:sdtPr>
        <w:sdtContent>
          <w:r>
            <w:rPr>
              <w:rFonts w:ascii="Arial Unicode MS" w:eastAsia="Arial Unicode MS" w:hAnsi="Arial Unicode MS" w:cs="Arial Unicode MS"/>
              <w:sz w:val="24"/>
              <w:szCs w:val="24"/>
            </w:rPr>
            <w:t xml:space="preserve">Clean N2 bouts were extracted by splitting each scored N2 period around any overlapping artifact annotation and retaining only segments of at least 300 s. </w:t>
          </w:r>
          <w:ins w:id="397" w:author="Yuval Nir" w:date="2026-08-11T17:05:00Z" w16du:dateUtc="2026-08-11T14:05:00Z">
            <w:r w:rsidR="000940F3">
              <w:rPr>
                <w:rFonts w:ascii="Arial Unicode MS" w:eastAsia="Arial Unicode MS" w:hAnsi="Arial Unicode MS" w:cs="Arial Unicode MS"/>
                <w:sz w:val="24"/>
                <w:szCs w:val="24"/>
              </w:rPr>
              <w:t xml:space="preserve">#is this following zurich procedures? If yes then mention and cite# </w:t>
            </w:r>
          </w:ins>
          <w:r>
            <w:rPr>
              <w:rFonts w:ascii="Arial Unicode MS" w:eastAsia="Arial Unicode MS" w:hAnsi="Arial Unicode MS" w:cs="Arial Unicode MS"/>
              <w:sz w:val="24"/>
              <w:szCs w:val="24"/>
            </w:rPr>
            <w:t>The 300 s minimum ensures that each bout contains at least two complete cycles of the lowest frequency of interest (0.0075 Hz, period ≈ 133 s). Each retained bout was analyzed independently. A minimum of three clean bouts per subject was required for inclusion; recordings yielding fewer were excluded as having insufficient artifact-free N2 for a stable ISFS estimate.</w:t>
          </w:r>
        </w:sdtContent>
      </w:sdt>
    </w:p>
    <w:p w14:paraId="4A558EE5" w14:textId="77777777" w:rsidR="00EB6ED9" w:rsidRDefault="00000000">
      <w:pPr>
        <w:pStyle w:val="Heading3"/>
        <w:spacing w:line="360" w:lineRule="auto"/>
      </w:pPr>
      <w:bookmarkStart w:id="398" w:name="_heading=h.lgoowmfih50j" w:colFirst="0" w:colLast="0"/>
      <w:bookmarkEnd w:id="398"/>
      <w:r>
        <w:lastRenderedPageBreak/>
        <w:t>3.4 ISFS feature extraction</w:t>
      </w:r>
    </w:p>
    <w:p w14:paraId="4F57C467" w14:textId="0576F46D" w:rsidR="00EB6ED9" w:rsidRDefault="00000000">
      <w:pPr>
        <w:spacing w:after="160" w:line="360" w:lineRule="auto"/>
        <w:jc w:val="both"/>
        <w:rPr>
          <w:sz w:val="24"/>
          <w:szCs w:val="24"/>
        </w:rPr>
      </w:pPr>
      <w:r>
        <w:rPr>
          <w:sz w:val="24"/>
          <w:szCs w:val="24"/>
        </w:rPr>
        <w:t xml:space="preserve">ISFS features were computed with a pipeline duplicated and extended from Dimitriades et al. (2024)¹¹, adapted here from their 128-channel montage to the 256-channel </w:t>
      </w:r>
      <w:ins w:id="399" w:author="Yuval Nir" w:date="2026-08-11T17:06:00Z" w16du:dateUtc="2026-08-11T14:06:00Z">
        <w:r w:rsidR="000940F3">
          <w:rPr>
            <w:sz w:val="24"/>
            <w:szCs w:val="24"/>
          </w:rPr>
          <w:t>Electrical Geodesics, Inc</w:t>
        </w:r>
      </w:ins>
      <w:ins w:id="400" w:author="Yuval Nir" w:date="2026-08-11T17:07:00Z" w16du:dateUtc="2026-08-11T14:07:00Z">
        <w:r w:rsidR="000940F3">
          <w:rPr>
            <w:sz w:val="24"/>
            <w:szCs w:val="24"/>
          </w:rPr>
          <w:t>. (</w:t>
        </w:r>
      </w:ins>
      <w:r>
        <w:rPr>
          <w:sz w:val="24"/>
          <w:szCs w:val="24"/>
        </w:rPr>
        <w:t>EGI</w:t>
      </w:r>
      <w:ins w:id="401" w:author="Yuval Nir" w:date="2026-08-11T17:07:00Z" w16du:dateUtc="2026-08-11T14:07:00Z">
        <w:r w:rsidR="000940F3">
          <w:rPr>
            <w:sz w:val="24"/>
            <w:szCs w:val="24"/>
          </w:rPr>
          <w:t>)</w:t>
        </w:r>
      </w:ins>
      <w:r>
        <w:rPr>
          <w:sz w:val="24"/>
          <w:szCs w:val="24"/>
        </w:rPr>
        <w:t xml:space="preserve"> system. The conceptual steps and a worked single-channel example are shown in Figure 2A–C.</w:t>
      </w:r>
    </w:p>
    <w:p w14:paraId="75167BC1" w14:textId="0E09DB51" w:rsidR="00EB6ED9" w:rsidRDefault="00000000">
      <w:pPr>
        <w:spacing w:after="160" w:line="360" w:lineRule="auto"/>
        <w:jc w:val="both"/>
        <w:rPr>
          <w:sz w:val="24"/>
          <w:szCs w:val="24"/>
        </w:rPr>
      </w:pPr>
      <w:r>
        <w:rPr>
          <w:sz w:val="24"/>
          <w:szCs w:val="24"/>
        </w:rPr>
        <w:t xml:space="preserve">For each channel, the fast-spindle sigma-band (13–16 Hz) amplitude envelope was obtained with a Gabor–Morlet wavelet transform, implemented as frequency-domain convolution via the </w:t>
      </w:r>
      <w:ins w:id="402" w:author="Yuval Nir" w:date="2026-08-11T17:06:00Z" w16du:dateUtc="2026-08-11T14:06:00Z">
        <w:r w:rsidR="000940F3">
          <w:rPr>
            <w:sz w:val="24"/>
            <w:szCs w:val="24"/>
          </w:rPr>
          <w:t>Fast Fourier Transform (</w:t>
        </w:r>
      </w:ins>
      <w:r>
        <w:rPr>
          <w:sz w:val="24"/>
          <w:szCs w:val="24"/>
        </w:rPr>
        <w:t>FFT</w:t>
      </w:r>
      <w:ins w:id="403" w:author="Yuval Nir" w:date="2026-08-11T17:06:00Z" w16du:dateUtc="2026-08-11T14:06:00Z">
        <w:r w:rsidR="000940F3">
          <w:rPr>
            <w:sz w:val="24"/>
            <w:szCs w:val="24"/>
          </w:rPr>
          <w:t>)</w:t>
        </w:r>
      </w:ins>
      <w:r>
        <w:rPr>
          <w:sz w:val="24"/>
          <w:szCs w:val="24"/>
        </w:rPr>
        <w:t>. Wavelets spanned 13.0–16.0 Hz in 0.2 Hz steps with a fixed width of 4 cycles, and the resulting complex coefficients gave the time-varying sigma-power envelope.</w:t>
      </w:r>
    </w:p>
    <w:p w14:paraId="7A96A13B" w14:textId="77C946F5" w:rsidR="00EB6ED9" w:rsidRDefault="00000000">
      <w:pPr>
        <w:spacing w:after="160" w:line="360" w:lineRule="auto"/>
        <w:jc w:val="both"/>
        <w:rPr>
          <w:sz w:val="24"/>
          <w:szCs w:val="24"/>
        </w:rPr>
      </w:pPr>
      <w:r>
        <w:rPr>
          <w:sz w:val="24"/>
          <w:szCs w:val="24"/>
        </w:rPr>
        <w:t xml:space="preserve">For each clean </w:t>
      </w:r>
      <w:ins w:id="404" w:author="Yuval Nir" w:date="2026-08-11T17:08:00Z" w16du:dateUtc="2026-08-11T14:08:00Z">
        <w:r w:rsidR="000940F3">
          <w:rPr>
            <w:sz w:val="24"/>
            <w:szCs w:val="24"/>
          </w:rPr>
          <w:t xml:space="preserve">N2 </w:t>
        </w:r>
      </w:ins>
      <w:r>
        <w:rPr>
          <w:sz w:val="24"/>
          <w:szCs w:val="24"/>
        </w:rPr>
        <w:t>bout, the envelope was mean-subtracted to remove the DC component and Fourier-transformed; the squared-magnitude spectrum was interpolated onto a common frequency axis and normalized by its own mean. If the spectral maximum fell within the lowest frequency bins (0–0.006 Hz), those bins were discarded to suppress residual low-frequency drift. The normalized bout spectra were averaged within a channel, and a baseline estimated from 0.06–0.10 Hz, above the ISFS band, was subtracted to flatten the spectral floor.</w:t>
      </w:r>
    </w:p>
    <w:p w14:paraId="7FB45A07" w14:textId="77777777" w:rsidR="00EB6ED9" w:rsidRDefault="00000000">
      <w:pPr>
        <w:spacing w:after="160" w:line="360" w:lineRule="auto"/>
        <w:jc w:val="both"/>
        <w:rPr>
          <w:sz w:val="24"/>
          <w:szCs w:val="24"/>
        </w:rPr>
      </w:pPr>
      <w:r>
        <w:rPr>
          <w:sz w:val="24"/>
          <w:szCs w:val="24"/>
        </w:rPr>
        <w:t xml:space="preserve">A Gaussian, </w:t>
      </w:r>
      <w:r>
        <w:rPr>
          <w:i/>
          <w:iCs/>
          <w:sz w:val="24"/>
          <w:szCs w:val="24"/>
        </w:rPr>
        <w:t>a</w:t>
      </w:r>
      <w:sdt>
        <w:sdtPr>
          <w:tag w:val="goog_rdk_2"/>
          <w:id w:val="-1268812912"/>
        </w:sdtPr>
        <w:sdtContent>
          <w:r>
            <w:rPr>
              <w:rFonts w:ascii="Arial Unicode MS" w:eastAsia="Arial Unicode MS" w:hAnsi="Arial Unicode MS" w:cs="Arial Unicode MS"/>
              <w:sz w:val="24"/>
              <w:szCs w:val="24"/>
            </w:rPr>
            <w:t>·exp(−((</w:t>
          </w:r>
        </w:sdtContent>
      </w:sdt>
      <w:r>
        <w:rPr>
          <w:i/>
          <w:iCs/>
          <w:sz w:val="24"/>
          <w:szCs w:val="24"/>
        </w:rPr>
        <w:t>f</w:t>
      </w:r>
      <w:sdt>
        <w:sdtPr>
          <w:tag w:val="goog_rdk_3"/>
          <w:id w:val="-787405740"/>
        </w:sdtPr>
        <w:sdtContent>
          <w:r>
            <w:rPr>
              <w:rFonts w:ascii="Arial Unicode MS" w:eastAsia="Arial Unicode MS" w:hAnsi="Arial Unicode MS" w:cs="Arial Unicode MS"/>
              <w:sz w:val="24"/>
              <w:szCs w:val="24"/>
            </w:rPr>
            <w:t>−</w:t>
          </w:r>
        </w:sdtContent>
      </w:sdt>
      <w:r>
        <w:rPr>
          <w:i/>
          <w:iCs/>
          <w:sz w:val="24"/>
          <w:szCs w:val="24"/>
        </w:rPr>
        <w:t>b</w:t>
      </w:r>
      <w:r>
        <w:rPr>
          <w:sz w:val="24"/>
          <w:szCs w:val="24"/>
        </w:rPr>
        <w:t>)/</w:t>
      </w:r>
      <w:r>
        <w:rPr>
          <w:i/>
          <w:iCs/>
          <w:sz w:val="24"/>
          <w:szCs w:val="24"/>
        </w:rPr>
        <w:t>c</w:t>
      </w:r>
      <w:r>
        <w:rPr>
          <w:sz w:val="24"/>
          <w:szCs w:val="24"/>
        </w:rPr>
        <w:t xml:space="preserve">)²), was fitted to the baseline-corrected mean spectrum by nonlinear least squares. A fit was accepted only if its peak amplitude exceeded the detection threshold (1.5 times the standard deviation of the spectrum), its peak frequency fell within the ISFS band 0.0075–0.04 Hz, and the numerically integrated area under the fitted peak was positive, which rejects degenerate fits. From each accepted fit we extracted three per-channel ISFS parameters: peak frequency (the frequency of the fitted maximum), bandwidth (the width of the </w:t>
      </w:r>
      <w:r>
        <w:rPr>
          <w:i/>
          <w:iCs/>
          <w:sz w:val="24"/>
          <w:szCs w:val="24"/>
        </w:rPr>
        <w:t>b</w:t>
      </w:r>
      <w:r>
        <w:rPr>
          <w:sz w:val="24"/>
          <w:szCs w:val="24"/>
        </w:rPr>
        <w:t xml:space="preserve"> ± |</w:t>
      </w:r>
      <w:r>
        <w:rPr>
          <w:i/>
          <w:iCs/>
          <w:sz w:val="24"/>
          <w:szCs w:val="24"/>
        </w:rPr>
        <w:t>c</w:t>
      </w:r>
      <w:r>
        <w:rPr>
          <w:sz w:val="24"/>
          <w:szCs w:val="24"/>
        </w:rPr>
        <w:t xml:space="preserve">| band), and AUC (the integral of the fitted Gaussian over </w:t>
      </w:r>
      <w:r>
        <w:rPr>
          <w:i/>
          <w:iCs/>
          <w:sz w:val="24"/>
          <w:szCs w:val="24"/>
        </w:rPr>
        <w:t>b</w:t>
      </w:r>
      <w:r>
        <w:rPr>
          <w:sz w:val="24"/>
          <w:szCs w:val="24"/>
        </w:rPr>
        <w:t xml:space="preserve"> ± |</w:t>
      </w:r>
      <w:r>
        <w:rPr>
          <w:i/>
          <w:iCs/>
          <w:sz w:val="24"/>
          <w:szCs w:val="24"/>
        </w:rPr>
        <w:t>c</w:t>
      </w:r>
      <w:r>
        <w:rPr>
          <w:sz w:val="24"/>
          <w:szCs w:val="24"/>
        </w:rPr>
        <w:t>|). Channels whose fit failed validation yielded no ISFS values and were treated as missing.</w:t>
      </w:r>
    </w:p>
    <w:p w14:paraId="44EEB9A6" w14:textId="77777777" w:rsidR="00EB6ED9" w:rsidRDefault="00000000">
      <w:pPr>
        <w:pStyle w:val="Heading3"/>
        <w:spacing w:line="360" w:lineRule="auto"/>
      </w:pPr>
      <w:bookmarkStart w:id="405" w:name="_heading=h.mqmup9g8iqem" w:colFirst="0" w:colLast="0"/>
      <w:bookmarkEnd w:id="405"/>
      <w:r>
        <w:lastRenderedPageBreak/>
        <w:t>3.5 Region of interest</w:t>
      </w:r>
    </w:p>
    <w:p w14:paraId="1554FFEE" w14:textId="77777777" w:rsidR="00EB6ED9" w:rsidRDefault="00000000">
      <w:pPr>
        <w:spacing w:after="160" w:line="360" w:lineRule="auto"/>
        <w:jc w:val="both"/>
        <w:rPr>
          <w:sz w:val="24"/>
          <w:szCs w:val="24"/>
        </w:rPr>
      </w:pPr>
      <w:r>
        <w:rPr>
          <w:sz w:val="24"/>
          <w:szCs w:val="24"/>
        </w:rPr>
        <w:t>A central-parietal region of interest (ROI) was defined a priori from the young-adult AUC hotspot reported by Dimitriades et al. (2024)¹¹. Their 128-channel hotspot was mapped onto the 256-channel EGI layout by spatial correspondence, giving a fixed set of central-parietal electrodes (Figure 2D). The ROI was fixed before any group comparison, was identical for all subjects and groups, and was used specifically to compare the AUC parameter across the three groups (Section 3.6).</w:t>
      </w:r>
    </w:p>
    <w:p w14:paraId="78EB1324" w14:textId="77777777" w:rsidR="00EB6ED9" w:rsidRDefault="00000000">
      <w:pPr>
        <w:spacing w:after="160" w:line="360" w:lineRule="auto"/>
        <w:rPr>
          <w:sz w:val="24"/>
          <w:szCs w:val="24"/>
        </w:rPr>
      </w:pPr>
      <w:r>
        <w:rPr>
          <w:noProof/>
          <w:sz w:val="24"/>
          <w:szCs w:val="24"/>
        </w:rPr>
        <w:drawing>
          <wp:inline distT="114300" distB="114300" distL="114300" distR="114300" wp14:anchorId="24624A4D" wp14:editId="69C922F8">
            <wp:extent cx="5943600" cy="17780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1778000"/>
                    </a:xfrm>
                    <a:prstGeom prst="rect">
                      <a:avLst/>
                    </a:prstGeom>
                    <a:ln/>
                  </pic:spPr>
                </pic:pic>
              </a:graphicData>
            </a:graphic>
          </wp:inline>
        </w:drawing>
      </w:r>
    </w:p>
    <w:p w14:paraId="6D4A496E" w14:textId="77777777" w:rsidR="00EB6ED9" w:rsidRDefault="00000000">
      <w:pPr>
        <w:spacing w:after="160" w:line="360" w:lineRule="auto"/>
        <w:jc w:val="both"/>
        <w:rPr>
          <w:color w:val="0070C0"/>
          <w:sz w:val="24"/>
          <w:szCs w:val="24"/>
        </w:rPr>
      </w:pPr>
      <w:bookmarkStart w:id="406" w:name="_heading=h.td9rw3t95dqs" w:colFirst="0" w:colLast="0"/>
      <w:bookmarkEnd w:id="406"/>
      <w:r>
        <w:rPr>
          <w:b/>
          <w:bCs/>
          <w:color w:val="0070C0"/>
          <w:sz w:val="24"/>
          <w:szCs w:val="24"/>
        </w:rPr>
        <w:t xml:space="preserve">Figure 2. ISFS concept, feature extraction, and the central-parietal ROI. </w:t>
      </w:r>
      <w:r>
        <w:rPr>
          <w:color w:val="0070C0"/>
          <w:sz w:val="24"/>
          <w:szCs w:val="24"/>
        </w:rPr>
        <w:t>A) Spindle timeline for a representative recording: each bar marks a detected spindle. Spindles cluster on an infra-slow timescale of tens of seconds; this rhythmic clustering is the infra-slow fluctuation of sigma power (ISFS). The green box marks the window expanded in B). B) The expanded window (about 45 s) showing the raw EEG, the sigma power (13–16 Hz), and the sigma amplitude envelope. C) The fast Fourier transform (FFT) of the envelope, averaged across the subject's clean N2 bouts, fitted with a Gaussian that yields three metrics: peak frequency (the dominant rate of the rhythm), bandwidth (the spread of the peak), and area under the curve (AUC, the overall strength of the fluctuation). D) The pre-defined central-parietal region of interest (ROI): the electrodes (green) selected to represent the young-adult AUC hotspot of Dimitriades et al. (2024), mapped to the 256-channel EGI montage.</w:t>
      </w:r>
    </w:p>
    <w:p w14:paraId="55EFFCD1" w14:textId="77777777" w:rsidR="00EB6ED9" w:rsidRDefault="00000000">
      <w:pPr>
        <w:spacing w:line="360" w:lineRule="auto"/>
        <w:rPr>
          <w:color w:val="0070C0"/>
          <w:sz w:val="24"/>
          <w:szCs w:val="24"/>
        </w:rPr>
      </w:pPr>
      <w:r>
        <w:br w:type="page"/>
      </w:r>
    </w:p>
    <w:p w14:paraId="72C2C181" w14:textId="77777777" w:rsidR="00EB6ED9" w:rsidRDefault="00000000">
      <w:pPr>
        <w:pStyle w:val="Heading3"/>
        <w:spacing w:line="360" w:lineRule="auto"/>
      </w:pPr>
      <w:bookmarkStart w:id="407" w:name="_heading=h.j2dhwd8lfxvb" w:colFirst="0" w:colLast="0"/>
      <w:bookmarkEnd w:id="407"/>
      <w:r>
        <w:lastRenderedPageBreak/>
        <w:t>3.6 Statistical analysis</w:t>
      </w:r>
    </w:p>
    <w:p w14:paraId="34865B10" w14:textId="77777777" w:rsidR="00EB6ED9" w:rsidRDefault="00000000">
      <w:pPr>
        <w:spacing w:after="160" w:line="360" w:lineRule="auto"/>
        <w:jc w:val="both"/>
        <w:rPr>
          <w:sz w:val="24"/>
          <w:szCs w:val="24"/>
        </w:rPr>
      </w:pPr>
      <w:r>
        <w:rPr>
          <w:sz w:val="24"/>
          <w:szCs w:val="24"/>
        </w:rPr>
        <w:t>Group comparisons were performed at three levels: whole-scalp, topographic, and within the ROI.</w:t>
      </w:r>
    </w:p>
    <w:p w14:paraId="21604F8E" w14:textId="77777777" w:rsidR="00EB6ED9" w:rsidRDefault="00000000">
      <w:pPr>
        <w:spacing w:after="160" w:line="360" w:lineRule="auto"/>
        <w:jc w:val="both"/>
        <w:rPr>
          <w:sz w:val="24"/>
          <w:szCs w:val="24"/>
        </w:rPr>
      </w:pPr>
      <w:r>
        <w:rPr>
          <w:sz w:val="24"/>
          <w:szCs w:val="24"/>
        </w:rPr>
        <w:t>Whole-scalp. For each ISFS parameter, each subject contributed a single value: the mean across all channels with an accepted fit. Per-group normality and variance homogeneity were checked with Shapiro–Wilk and Levene's tests. The three-group omnibus test was a one-way ANOVA when all groups were normal and a Kruskal–Wallis test otherwise, with effect size reported as η². When the omnibus was significant, post-hoc pairwise comparisons used Tukey's HSD (after ANOVA) or Dunn's test with Holm correction (after Kruskal–Wallis).</w:t>
      </w:r>
    </w:p>
    <w:p w14:paraId="06D8ACCB" w14:textId="77777777" w:rsidR="00EB6ED9" w:rsidRDefault="00000000">
      <w:pPr>
        <w:spacing w:after="160" w:line="360" w:lineRule="auto"/>
        <w:jc w:val="both"/>
        <w:rPr>
          <w:sz w:val="24"/>
          <w:szCs w:val="24"/>
        </w:rPr>
      </w:pPr>
      <w:r>
        <w:rPr>
          <w:sz w:val="24"/>
          <w:szCs w:val="24"/>
        </w:rPr>
        <w:t>Topographic. Spatial group differences were tested with cluster-based permutation tests (MNE-Python²³). Channel adjacency was derived from the EGI 256-channel montage. The three-group analysis used an F-statistic with the cluster-forming threshold set at the p = 0.05 F-critical value (one-tailed), 5000 permutations. Tukey–Kramer post-hoc tests were run at each electrode of any significant cluster to localize the pairwise differences.</w:t>
      </w:r>
    </w:p>
    <w:p w14:paraId="41698FAF" w14:textId="77777777" w:rsidR="00EB6ED9" w:rsidRDefault="00000000">
      <w:pPr>
        <w:spacing w:after="160" w:line="360" w:lineRule="auto"/>
        <w:jc w:val="both"/>
        <w:rPr>
          <w:sz w:val="24"/>
          <w:szCs w:val="24"/>
        </w:rPr>
      </w:pPr>
      <w:r>
        <w:rPr>
          <w:sz w:val="24"/>
          <w:szCs w:val="24"/>
        </w:rPr>
        <w:t>ROI and normalization. For the ROI analysis and for normalized topographies, each subject's per-channel values were first normalized by that subject's whole-scalp mean of the metric, and only then restricted to the ROI; normalizing within the ROI was deliberately avoided because it forces the ROI mean toward 1 by construction. The normalized AUC value per subject was the mean over the ROI channels, compared across groups with the same omnibus and post-hoc scheme as the whole-scalp analysis.</w:t>
      </w:r>
    </w:p>
    <w:p w14:paraId="09B9FF4C" w14:textId="77777777" w:rsidR="00EB6ED9" w:rsidRDefault="00000000">
      <w:pPr>
        <w:spacing w:after="160" w:line="360" w:lineRule="auto"/>
        <w:jc w:val="both"/>
        <w:rPr>
          <w:sz w:val="24"/>
          <w:szCs w:val="24"/>
        </w:rPr>
      </w:pPr>
      <w:r>
        <w:rPr>
          <w:sz w:val="24"/>
          <w:szCs w:val="24"/>
        </w:rPr>
        <w:t>Throughout, the group mean displayed on a topography is the mean of the per-subject means, computed independently of the plotted image and matching the violin-plot statistic; missing channels in a topographic image were filled by spatial neighbor imputation for display only, never for the group statistics. Correlations between ISFS parameters and MoCA were assessed within the pooled older-adult and MCI sample.</w:t>
      </w:r>
    </w:p>
    <w:p w14:paraId="3F83CE77" w14:textId="77777777" w:rsidR="00EB6ED9" w:rsidRDefault="00000000">
      <w:pPr>
        <w:spacing w:after="160" w:line="360" w:lineRule="auto"/>
        <w:jc w:val="both"/>
        <w:rPr>
          <w:sz w:val="24"/>
          <w:szCs w:val="24"/>
        </w:rPr>
      </w:pPr>
      <w:r>
        <w:rPr>
          <w:sz w:val="24"/>
          <w:szCs w:val="24"/>
        </w:rPr>
        <w:t xml:space="preserve">Demographics and sleep architecture. Demographic variables were compared between the two older groups (age and MoCA) under the same normality-gated scheme: a Welch t-test when both groups passed Shapiro–Wilk and a Mann–Whitney U test otherwise. </w:t>
      </w:r>
      <w:r>
        <w:rPr>
          <w:sz w:val="24"/>
          <w:szCs w:val="24"/>
        </w:rPr>
        <w:lastRenderedPageBreak/>
        <w:t>Group differences in sleep-stage proportions were tested with the same three-group omnibus and post-hoc scheme as the whole-scalp ISFS parameters.</w:t>
      </w:r>
    </w:p>
    <w:p w14:paraId="3E948C7D" w14:textId="77777777" w:rsidR="00EB6ED9" w:rsidRDefault="00000000">
      <w:pPr>
        <w:pStyle w:val="Heading3"/>
        <w:spacing w:line="360" w:lineRule="auto"/>
      </w:pPr>
      <w:bookmarkStart w:id="408" w:name="_heading=h.waymfyzbixwr" w:colFirst="0" w:colLast="0"/>
      <w:bookmarkEnd w:id="408"/>
      <w:r>
        <w:t>3.7 Software</w:t>
      </w:r>
    </w:p>
    <w:p w14:paraId="63DE6868" w14:textId="77777777" w:rsidR="00EB6ED9" w:rsidRDefault="00000000">
      <w:pPr>
        <w:spacing w:after="160" w:line="360" w:lineRule="auto"/>
        <w:jc w:val="both"/>
        <w:rPr>
          <w:sz w:val="24"/>
          <w:szCs w:val="24"/>
        </w:rPr>
      </w:pPr>
      <w:r>
        <w:rPr>
          <w:sz w:val="24"/>
          <w:szCs w:val="24"/>
        </w:rPr>
        <w:t>Analyses used Python with MNE-Python²³, NumPy, SciPy, pandas, and statsmodels. YASA²⁴ was used only to detect the spindles illustrated in Figure 2A and was not part of the ISFS analysis itself.</w:t>
      </w:r>
    </w:p>
    <w:p w14:paraId="6658452E" w14:textId="77777777" w:rsidR="00EB6ED9" w:rsidRDefault="00000000">
      <w:pPr>
        <w:pStyle w:val="Heading2"/>
        <w:spacing w:line="360" w:lineRule="auto"/>
      </w:pPr>
      <w:bookmarkStart w:id="409" w:name="_heading=h.1kpw9o74vgu6" w:colFirst="0" w:colLast="0"/>
      <w:bookmarkEnd w:id="409"/>
      <w:r>
        <w:t>Results</w:t>
      </w:r>
    </w:p>
    <w:p w14:paraId="6362E906" w14:textId="77777777" w:rsidR="00EB6ED9" w:rsidRDefault="00000000">
      <w:pPr>
        <w:pStyle w:val="Heading3"/>
        <w:spacing w:line="360" w:lineRule="auto"/>
      </w:pPr>
      <w:bookmarkStart w:id="410" w:name="_heading=h.19r6hzgyilw4" w:colFirst="0" w:colLast="0"/>
      <w:bookmarkEnd w:id="410"/>
      <w:r>
        <w:t>4.1 Cohort and sleep architecture</w:t>
      </w:r>
    </w:p>
    <w:p w14:paraId="649279EC" w14:textId="23BE1D8E" w:rsidR="00EB6ED9" w:rsidRDefault="00000000">
      <w:pPr>
        <w:spacing w:after="160" w:line="360" w:lineRule="auto"/>
        <w:jc w:val="both"/>
        <w:rPr>
          <w:sz w:val="24"/>
          <w:szCs w:val="24"/>
        </w:rPr>
      </w:pPr>
      <w:sdt>
        <w:sdtPr>
          <w:tag w:val="goog_rdk_4"/>
          <w:id w:val="-1530119310"/>
        </w:sdtPr>
        <w:sdtContent>
          <w:r>
            <w:rPr>
              <w:rFonts w:ascii="Arial Unicode MS" w:eastAsia="Arial Unicode MS" w:hAnsi="Arial Unicode MS" w:cs="Arial Unicode MS"/>
              <w:sz w:val="24"/>
              <w:szCs w:val="24"/>
            </w:rPr>
            <w:t xml:space="preserve">The analysis included 35 young adults, 39 healthy older adults, and 30 patients with MCI. The two older groups were closely matched in age (elderly 66.5 ± 9.7 years, MCI 67.8 ± 9.1 years; Welch t = −0.56, p = 0.57) and both were older than the young group by design (27.1 ± 4.3 years). MoCA scores, available for subsets of the two older groups, were </w:t>
          </w:r>
          <w:ins w:id="411" w:author="Yuval Nir" w:date="2026-08-11T17:41:00Z" w16du:dateUtc="2026-08-11T14:41:00Z">
            <w:r w:rsidR="0018724E">
              <w:rPr>
                <w:rFonts w:ascii="Arial Unicode MS" w:eastAsia="Arial Unicode MS" w:hAnsi="Arial Unicode MS" w:cs="Arial Unicode MS"/>
                <w:sz w:val="24"/>
                <w:szCs w:val="24"/>
              </w:rPr>
              <w:t xml:space="preserve">significantly </w:t>
            </w:r>
          </w:ins>
          <w:r>
            <w:rPr>
              <w:rFonts w:ascii="Arial Unicode MS" w:eastAsia="Arial Unicode MS" w:hAnsi="Arial Unicode MS" w:cs="Arial Unicode MS"/>
              <w:sz w:val="24"/>
              <w:szCs w:val="24"/>
            </w:rPr>
            <w:t>lower in MCI than in the older controls (27.2 ± 2.6, n = 30 vs 21.5 ± 4.3, n = 14; Mann–Whitney U = 375.5, p &lt; 0.001), consistent with the clinical group definition. Data quality was high in all three groups: on average fewer than 7% of channels were rejected as bad and interpolated, and fewer than 5% of N2 epochs were excluded as artifactual (Table 1).</w:t>
          </w:r>
        </w:sdtContent>
      </w:sdt>
    </w:p>
    <w:p w14:paraId="625C3E68" w14:textId="6AD06B75" w:rsidR="00EB6ED9" w:rsidRDefault="00000000">
      <w:pPr>
        <w:spacing w:after="160" w:line="360" w:lineRule="auto"/>
        <w:jc w:val="both"/>
        <w:rPr>
          <w:sz w:val="24"/>
          <w:szCs w:val="24"/>
        </w:rPr>
      </w:pPr>
      <w:r>
        <w:rPr>
          <w:sz w:val="24"/>
          <w:szCs w:val="24"/>
        </w:rPr>
        <w:t>Sleep architecture differed across groups (</w:t>
      </w:r>
      <w:commentRangeStart w:id="412"/>
      <w:r>
        <w:rPr>
          <w:sz w:val="24"/>
          <w:szCs w:val="24"/>
        </w:rPr>
        <w:t>Figure 1)</w:t>
      </w:r>
      <w:commentRangeEnd w:id="412"/>
      <w:r w:rsidR="0018724E">
        <w:rPr>
          <w:rStyle w:val="CommentReference"/>
          <w:sz w:val="24"/>
          <w:szCs w:val="24"/>
        </w:rPr>
        <w:commentReference w:id="412"/>
      </w:r>
      <w:r>
        <w:rPr>
          <w:sz w:val="24"/>
          <w:szCs w:val="24"/>
        </w:rPr>
        <w:t xml:space="preserve">. </w:t>
      </w:r>
      <w:del w:id="413" w:author="Yuval Nir" w:date="2026-08-11T17:41:00Z" w16du:dateUtc="2026-08-11T14:41:00Z">
        <w:r w:rsidDel="0018724E">
          <w:rPr>
            <w:sz w:val="24"/>
            <w:szCs w:val="24"/>
          </w:rPr>
          <w:delText>Deep (</w:delText>
        </w:r>
      </w:del>
      <w:ins w:id="414" w:author="Yuval Nir" w:date="2026-08-11T17:41:00Z" w16du:dateUtc="2026-08-11T14:41:00Z">
        <w:r w:rsidR="0018724E">
          <w:rPr>
            <w:sz w:val="24"/>
            <w:szCs w:val="24"/>
          </w:rPr>
          <w:t xml:space="preserve">Time spent in </w:t>
        </w:r>
      </w:ins>
      <w:r>
        <w:rPr>
          <w:sz w:val="24"/>
          <w:szCs w:val="24"/>
        </w:rPr>
        <w:t>N3</w:t>
      </w:r>
      <w:del w:id="415" w:author="Yuval Nir" w:date="2026-08-11T17:42:00Z" w16du:dateUtc="2026-08-11T14:42:00Z">
        <w:r w:rsidDel="0018724E">
          <w:rPr>
            <w:sz w:val="24"/>
            <w:szCs w:val="24"/>
          </w:rPr>
          <w:delText>)</w:delText>
        </w:r>
      </w:del>
      <w:r>
        <w:rPr>
          <w:sz w:val="24"/>
          <w:szCs w:val="24"/>
        </w:rPr>
        <w:t xml:space="preserve"> and </w:t>
      </w:r>
      <w:ins w:id="416" w:author="Yuval Nir" w:date="2026-08-11T17:42:00Z" w16du:dateUtc="2026-08-11T14:42:00Z">
        <w:r w:rsidR="0018724E">
          <w:rPr>
            <w:sz w:val="24"/>
            <w:szCs w:val="24"/>
          </w:rPr>
          <w:t xml:space="preserve">in </w:t>
        </w:r>
      </w:ins>
      <w:r>
        <w:rPr>
          <w:sz w:val="24"/>
          <w:szCs w:val="24"/>
        </w:rPr>
        <w:t>REM sleep were both reduced in the older and MCI groups relative to young adults (N3 one-way ANOVA p &lt; 0.001; REM</w:t>
      </w:r>
      <w:ins w:id="417" w:author="Yuval Nir" w:date="2026-08-11T17:42:00Z" w16du:dateUtc="2026-08-11T14:42:00Z">
        <w:r w:rsidR="0018724E">
          <w:rPr>
            <w:sz w:val="24"/>
            <w:szCs w:val="24"/>
          </w:rPr>
          <w:t xml:space="preserve"> sleep</w:t>
        </w:r>
      </w:ins>
      <w:r>
        <w:rPr>
          <w:sz w:val="24"/>
          <w:szCs w:val="24"/>
        </w:rPr>
        <w:t xml:space="preserve"> p &lt; 0.001), with the effect </w:t>
      </w:r>
      <w:del w:id="418" w:author="Yuval Nir" w:date="2026-08-11T19:25:00Z" w16du:dateUtc="2026-08-11T16:25:00Z">
        <w:r w:rsidDel="00681250">
          <w:rPr>
            <w:sz w:val="24"/>
            <w:szCs w:val="24"/>
          </w:rPr>
          <w:delText xml:space="preserve">carried </w:delText>
        </w:r>
      </w:del>
      <w:ins w:id="419" w:author="Yuval Nir" w:date="2026-08-11T19:25:00Z" w16du:dateUtc="2026-08-11T16:25:00Z">
        <w:r w:rsidR="00681250">
          <w:rPr>
            <w:sz w:val="24"/>
            <w:szCs w:val="24"/>
          </w:rPr>
          <w:t>evident when comparing</w:t>
        </w:r>
      </w:ins>
      <w:del w:id="420" w:author="Yuval Nir" w:date="2026-08-11T19:25:00Z" w16du:dateUtc="2026-08-11T16:25:00Z">
        <w:r w:rsidDel="00681250">
          <w:rPr>
            <w:sz w:val="24"/>
            <w:szCs w:val="24"/>
          </w:rPr>
          <w:delText>by</w:delText>
        </w:r>
      </w:del>
      <w:r>
        <w:rPr>
          <w:sz w:val="24"/>
          <w:szCs w:val="24"/>
        </w:rPr>
        <w:t xml:space="preserve"> young versus each older group and no difference between elderly and MCI, consistent with normative age-related declines in slow-wave and REM sleep²⁵. </w:t>
      </w:r>
      <w:ins w:id="421" w:author="Yuval Nir" w:date="2026-08-11T19:26:00Z" w16du:dateUtc="2026-08-11T16:26:00Z">
        <w:r w:rsidR="00681250">
          <w:rPr>
            <w:sz w:val="24"/>
            <w:szCs w:val="24"/>
          </w:rPr>
          <w:t xml:space="preserve">Time spent in </w:t>
        </w:r>
      </w:ins>
      <w:r>
        <w:rPr>
          <w:sz w:val="24"/>
          <w:szCs w:val="24"/>
        </w:rPr>
        <w:t>N2</w:t>
      </w:r>
      <w:ins w:id="422" w:author="Yuval Nir" w:date="2026-08-11T19:26:00Z" w16du:dateUtc="2026-08-11T16:26:00Z">
        <w:r w:rsidR="00681250">
          <w:rPr>
            <w:sz w:val="24"/>
            <w:szCs w:val="24"/>
          </w:rPr>
          <w:t xml:space="preserve"> sleep</w:t>
        </w:r>
      </w:ins>
      <w:r>
        <w:rPr>
          <w:sz w:val="24"/>
          <w:szCs w:val="24"/>
        </w:rPr>
        <w:t xml:space="preserve"> nonetheless remained the</w:t>
      </w:r>
      <w:ins w:id="423" w:author="Yuval Nir" w:date="2026-08-11T19:26:00Z" w16du:dateUtc="2026-08-11T16:26:00Z">
        <w:r w:rsidR="00681250">
          <w:rPr>
            <w:sz w:val="24"/>
            <w:szCs w:val="24"/>
          </w:rPr>
          <w:t xml:space="preserve"> highest among all</w:t>
        </w:r>
      </w:ins>
      <w:r>
        <w:rPr>
          <w:sz w:val="24"/>
          <w:szCs w:val="24"/>
        </w:rPr>
        <w:t xml:space="preserve"> </w:t>
      </w:r>
      <w:del w:id="424" w:author="Yuval Nir" w:date="2026-08-11T19:26:00Z" w16du:dateUtc="2026-08-11T16:26:00Z">
        <w:r w:rsidDel="00681250">
          <w:rPr>
            <w:sz w:val="24"/>
            <w:szCs w:val="24"/>
          </w:rPr>
          <w:delText xml:space="preserve">largest </w:delText>
        </w:r>
      </w:del>
      <w:r>
        <w:rPr>
          <w:sz w:val="24"/>
          <w:szCs w:val="24"/>
        </w:rPr>
        <w:t>sleep stage</w:t>
      </w:r>
      <w:ins w:id="425" w:author="Yuval Nir" w:date="2026-08-11T19:26:00Z" w16du:dateUtc="2026-08-11T16:26:00Z">
        <w:r w:rsidR="00681250">
          <w:rPr>
            <w:sz w:val="24"/>
            <w:szCs w:val="24"/>
          </w:rPr>
          <w:t>s across</w:t>
        </w:r>
      </w:ins>
      <w:del w:id="426" w:author="Yuval Nir" w:date="2026-08-11T19:26:00Z" w16du:dateUtc="2026-08-11T16:26:00Z">
        <w:r w:rsidDel="00681250">
          <w:rPr>
            <w:sz w:val="24"/>
            <w:szCs w:val="24"/>
          </w:rPr>
          <w:delText xml:space="preserve"> in</w:delText>
        </w:r>
      </w:del>
      <w:r>
        <w:rPr>
          <w:sz w:val="24"/>
          <w:szCs w:val="24"/>
        </w:rPr>
        <w:t xml:space="preserve"> all three groups</w:t>
      </w:r>
      <w:ins w:id="427" w:author="Yuval Nir" w:date="2026-08-11T17:42:00Z" w16du:dateUtc="2026-08-11T14:42:00Z">
        <w:r w:rsidR="0018724E">
          <w:rPr>
            <w:sz w:val="24"/>
            <w:szCs w:val="24"/>
          </w:rPr>
          <w:t xml:space="preserve"> (~</w:t>
        </w:r>
        <w:r w:rsidR="0018724E" w:rsidRPr="0018724E">
          <w:rPr>
            <w:sz w:val="24"/>
            <w:szCs w:val="24"/>
            <w:highlight w:val="lightGray"/>
            <w:rPrChange w:id="428" w:author="Yuval Nir" w:date="2026-08-11T17:42:00Z" w16du:dateUtc="2026-08-11T14:42:00Z">
              <w:rPr>
                <w:sz w:val="24"/>
                <w:szCs w:val="24"/>
              </w:rPr>
            </w:rPrChange>
          </w:rPr>
          <w:t>X</w:t>
        </w:r>
        <w:r w:rsidR="0018724E">
          <w:rPr>
            <w:sz w:val="24"/>
            <w:szCs w:val="24"/>
          </w:rPr>
          <w:t xml:space="preserve"> % of total recording time)</w:t>
        </w:r>
      </w:ins>
      <w:r>
        <w:rPr>
          <w:sz w:val="24"/>
          <w:szCs w:val="24"/>
        </w:rPr>
        <w:t xml:space="preserve">, so the amount of N2 available for analysis was ample in every group and the group differences in ISFS reported below </w:t>
      </w:r>
      <w:commentRangeStart w:id="429"/>
      <w:r>
        <w:rPr>
          <w:sz w:val="24"/>
          <w:szCs w:val="24"/>
        </w:rPr>
        <w:t>do not reflect differing amounts of N2 sleep.</w:t>
      </w:r>
      <w:commentRangeEnd w:id="429"/>
      <w:r w:rsidR="0018724E">
        <w:rPr>
          <w:rStyle w:val="CommentReference"/>
          <w:sz w:val="24"/>
          <w:szCs w:val="24"/>
        </w:rPr>
        <w:commentReference w:id="429"/>
      </w:r>
    </w:p>
    <w:p w14:paraId="07D2F64C" w14:textId="77777777" w:rsidR="00EB6ED9" w:rsidRDefault="00000000">
      <w:pPr>
        <w:pStyle w:val="Heading3"/>
        <w:spacing w:line="360" w:lineRule="auto"/>
      </w:pPr>
      <w:bookmarkStart w:id="430" w:name="_heading=h.9ogsxp29nsgh" w:colFirst="0" w:colLast="0"/>
      <w:bookmarkEnd w:id="430"/>
      <w:r>
        <w:lastRenderedPageBreak/>
        <w:t>4.2 ISFS detection and bout extraction</w:t>
      </w:r>
    </w:p>
    <w:p w14:paraId="433F8545" w14:textId="77777777" w:rsidR="00EB6ED9" w:rsidRDefault="00000000">
      <w:pPr>
        <w:spacing w:after="160" w:line="360" w:lineRule="auto"/>
        <w:jc w:val="both"/>
        <w:rPr>
          <w:sz w:val="24"/>
          <w:szCs w:val="24"/>
        </w:rPr>
      </w:pPr>
      <w:r>
        <w:rPr>
          <w:sz w:val="24"/>
          <w:szCs w:val="24"/>
        </w:rPr>
        <w:t>Clean N2 bouts of at least 300 s were extracted per subject and analyzed independently; 1023 bouts entered the analysis, a mean of 9.8 per subject (range 3–21).</w:t>
      </w:r>
    </w:p>
    <w:p w14:paraId="76E882BA" w14:textId="0EF72483" w:rsidR="00EB6ED9" w:rsidRDefault="00000000">
      <w:pPr>
        <w:spacing w:after="160" w:line="360" w:lineRule="auto"/>
        <w:jc w:val="both"/>
        <w:rPr>
          <w:sz w:val="24"/>
          <w:szCs w:val="24"/>
        </w:rPr>
      </w:pPr>
      <w:r>
        <w:rPr>
          <w:sz w:val="24"/>
          <w:szCs w:val="24"/>
        </w:rPr>
        <w:t>The ISFS was detectable in the large majority of channels in every group</w:t>
      </w:r>
      <w:ins w:id="431" w:author="Yuval Nir" w:date="2026-08-11T17:44:00Z" w16du:dateUtc="2026-08-11T14:44:00Z">
        <w:r w:rsidR="0018724E">
          <w:rPr>
            <w:sz w:val="24"/>
            <w:szCs w:val="24"/>
          </w:rPr>
          <w:t xml:space="preserve"> of participants </w:t>
        </w:r>
        <w:commentRangeStart w:id="432"/>
        <w:r w:rsidR="0018724E">
          <w:rPr>
            <w:sz w:val="24"/>
            <w:szCs w:val="24"/>
          </w:rPr>
          <w:t>#</w:t>
        </w:r>
      </w:ins>
      <w:commentRangeEnd w:id="432"/>
      <w:r w:rsidR="0018724E">
        <w:rPr>
          <w:rStyle w:val="CommentReference"/>
          <w:sz w:val="24"/>
          <w:szCs w:val="24"/>
        </w:rPr>
        <w:commentReference w:id="432"/>
      </w:r>
      <w:r>
        <w:rPr>
          <w:sz w:val="24"/>
          <w:szCs w:val="24"/>
        </w:rPr>
        <w:t>. A valid Gaussian fit was obtained in a mean of 80.8% of the analyzed channels overall, and per group in 74.5% in young adults (range 20.5–100%), 85.6% in older adults (range 21.0–100%), and 82.0% in MCI (range 22.7–100%).</w:t>
      </w:r>
    </w:p>
    <w:p w14:paraId="50EC1188" w14:textId="77777777" w:rsidR="00EB6ED9" w:rsidRDefault="00000000">
      <w:pPr>
        <w:pStyle w:val="Heading3"/>
        <w:spacing w:line="360" w:lineRule="auto"/>
      </w:pPr>
      <w:bookmarkStart w:id="433" w:name="_heading=h.8uc6gzlwh3z2" w:colFirst="0" w:colLast="0"/>
      <w:bookmarkEnd w:id="433"/>
      <w:r>
        <w:t>4.3 Whole-scalp ISFS parameters differ with age</w:t>
      </w:r>
    </w:p>
    <w:p w14:paraId="0B6960E8" w14:textId="77777777" w:rsidR="00EB6ED9" w:rsidRDefault="00000000">
      <w:pPr>
        <w:spacing w:after="160" w:line="360" w:lineRule="auto"/>
        <w:jc w:val="both"/>
        <w:rPr>
          <w:sz w:val="24"/>
          <w:szCs w:val="24"/>
        </w:rPr>
      </w:pPr>
      <w:r>
        <w:rPr>
          <w:sz w:val="24"/>
          <w:szCs w:val="24"/>
        </w:rPr>
        <w:t>For each subject the three ISFS parameters were summarized as the mean across all fitted electrodes and compared across groups (Figure 3).</w:t>
      </w:r>
    </w:p>
    <w:p w14:paraId="64B7573B" w14:textId="2D24A980" w:rsidR="00EB6ED9" w:rsidRDefault="00681250">
      <w:pPr>
        <w:spacing w:after="160" w:line="360" w:lineRule="auto"/>
        <w:jc w:val="both"/>
        <w:rPr>
          <w:sz w:val="24"/>
          <w:szCs w:val="24"/>
        </w:rPr>
      </w:pPr>
      <w:ins w:id="434" w:author="Yuval Nir" w:date="2026-08-11T19:27:00Z" w16du:dateUtc="2026-08-11T16:27:00Z">
        <w:r>
          <w:rPr>
            <w:sz w:val="24"/>
            <w:szCs w:val="24"/>
          </w:rPr>
          <w:t xml:space="preserve">First, we examined ISFS peak frequency across all scalp electrodes. </w:t>
        </w:r>
      </w:ins>
      <w:ins w:id="435" w:author="Yuval Nir" w:date="2026-08-11T17:46:00Z" w16du:dateUtc="2026-08-11T14:46:00Z">
        <w:r w:rsidR="0018724E">
          <w:rPr>
            <w:sz w:val="24"/>
            <w:szCs w:val="24"/>
          </w:rPr>
          <w:t xml:space="preserve">ISFS </w:t>
        </w:r>
      </w:ins>
      <w:ins w:id="436" w:author="Yuval Nir" w:date="2026-08-11T17:45:00Z" w16du:dateUtc="2026-08-11T14:45:00Z">
        <w:r w:rsidR="0018724E">
          <w:rPr>
            <w:sz w:val="24"/>
            <w:szCs w:val="24"/>
          </w:rPr>
          <w:t>peak frequency was around 0.02</w:t>
        </w:r>
      </w:ins>
      <w:ins w:id="437" w:author="Yuval Nir" w:date="2026-08-11T17:46:00Z" w16du:dateUtc="2026-08-11T14:46:00Z">
        <w:r w:rsidR="0018724E">
          <w:rPr>
            <w:sz w:val="24"/>
            <w:szCs w:val="24"/>
          </w:rPr>
          <w:t xml:space="preserve"> Hz (range: </w:t>
        </w:r>
        <w:r w:rsidR="0018724E" w:rsidRPr="0018724E">
          <w:rPr>
            <w:sz w:val="24"/>
            <w:szCs w:val="24"/>
            <w:highlight w:val="lightGray"/>
            <w:rPrChange w:id="438" w:author="Yuval Nir" w:date="2026-08-11T17:46:00Z" w16du:dateUtc="2026-08-11T14:46:00Z">
              <w:rPr>
                <w:sz w:val="24"/>
                <w:szCs w:val="24"/>
              </w:rPr>
            </w:rPrChange>
          </w:rPr>
          <w:t>#0.015-0.03Hz?</w:t>
        </w:r>
        <w:r w:rsidR="0018724E">
          <w:rPr>
            <w:sz w:val="24"/>
            <w:szCs w:val="24"/>
          </w:rPr>
          <w:t xml:space="preserve">) </w:t>
        </w:r>
      </w:ins>
      <w:ins w:id="439" w:author="Yuval Nir" w:date="2026-08-11T17:45:00Z" w16du:dateUtc="2026-08-11T14:45:00Z">
        <w:r w:rsidR="0018724E">
          <w:rPr>
            <w:sz w:val="24"/>
            <w:szCs w:val="24"/>
          </w:rPr>
          <w:t>across all participants</w:t>
        </w:r>
      </w:ins>
      <w:ins w:id="440" w:author="Yuval Nir" w:date="2026-08-11T17:46:00Z" w16du:dateUtc="2026-08-11T14:46:00Z">
        <w:r w:rsidR="0018724E">
          <w:rPr>
            <w:sz w:val="24"/>
            <w:szCs w:val="24"/>
          </w:rPr>
          <w:t xml:space="preserve"> as expected</w:t>
        </w:r>
      </w:ins>
      <w:ins w:id="441" w:author="Yuval Nir" w:date="2026-08-11T19:26:00Z" w16du:dateUtc="2026-08-11T16:26:00Z">
        <w:r>
          <w:rPr>
            <w:sz w:val="24"/>
            <w:szCs w:val="24"/>
          </w:rPr>
          <w:t>. When comparing across groups,</w:t>
        </w:r>
      </w:ins>
      <w:ins w:id="442" w:author="Yuval Nir" w:date="2026-08-11T17:45:00Z" w16du:dateUtc="2026-08-11T14:45:00Z">
        <w:r w:rsidR="0018724E">
          <w:rPr>
            <w:sz w:val="24"/>
            <w:szCs w:val="24"/>
          </w:rPr>
          <w:t xml:space="preserve"> we fou</w:t>
        </w:r>
      </w:ins>
      <w:ins w:id="443" w:author="Yuval Nir" w:date="2026-08-11T17:46:00Z" w16du:dateUtc="2026-08-11T14:46:00Z">
        <w:r w:rsidR="0018724E">
          <w:rPr>
            <w:sz w:val="24"/>
            <w:szCs w:val="24"/>
          </w:rPr>
          <w:t xml:space="preserve">nd that </w:t>
        </w:r>
      </w:ins>
      <w:del w:id="444" w:author="Yuval Nir" w:date="2026-08-11T17:46:00Z" w16du:dateUtc="2026-08-11T14:46:00Z">
        <w:r w:rsidR="00000000" w:rsidDel="0018724E">
          <w:rPr>
            <w:sz w:val="24"/>
            <w:szCs w:val="24"/>
          </w:rPr>
          <w:delText xml:space="preserve">Peak </w:delText>
        </w:r>
      </w:del>
      <w:ins w:id="445" w:author="Yuval Nir" w:date="2026-08-11T17:46:00Z" w16du:dateUtc="2026-08-11T14:46:00Z">
        <w:r w:rsidR="0018724E">
          <w:rPr>
            <w:sz w:val="24"/>
            <w:szCs w:val="24"/>
          </w:rPr>
          <w:t>p</w:t>
        </w:r>
        <w:r w:rsidR="0018724E">
          <w:rPr>
            <w:sz w:val="24"/>
            <w:szCs w:val="24"/>
          </w:rPr>
          <w:t xml:space="preserve">eak </w:t>
        </w:r>
      </w:ins>
      <w:r w:rsidR="00000000">
        <w:rPr>
          <w:sz w:val="24"/>
          <w:szCs w:val="24"/>
        </w:rPr>
        <w:t>frequency was higher in both older groups than in young adults (young 0.0199 ± 0.0041 Hz, elderly 0.0226 ± 0.0041 Hz, MCI 0.0232 ± 0.0040 Hz; one-way ANOVA F = 6.32, p = 0.0026, η² = 0.111). Post-hoc comparisons confirmed that young adults differed from both older groups (young vs elderly p = 0.013, young vs MCI p = 0.005), whereas the two older groups did not differ from each other (p = 0.86).</w:t>
      </w:r>
    </w:p>
    <w:p w14:paraId="689A600D" w14:textId="5D0CFC7C" w:rsidR="00EB6ED9" w:rsidRDefault="00681250" w:rsidP="007247A8">
      <w:pPr>
        <w:spacing w:after="160" w:line="360" w:lineRule="auto"/>
        <w:jc w:val="both"/>
        <w:rPr>
          <w:sz w:val="24"/>
          <w:szCs w:val="24"/>
        </w:rPr>
      </w:pPr>
      <w:ins w:id="446" w:author="Yuval Nir" w:date="2026-08-11T19:27:00Z" w16du:dateUtc="2026-08-11T16:27:00Z">
        <w:r>
          <w:rPr>
            <w:sz w:val="24"/>
            <w:szCs w:val="24"/>
          </w:rPr>
          <w:t>Next, we examined the bandwidth of the ISFS (i.e. the e</w:t>
        </w:r>
      </w:ins>
      <w:ins w:id="447" w:author="Yuval Nir" w:date="2026-08-11T19:28:00Z" w16du:dateUtc="2026-08-11T16:28:00Z">
        <w:r>
          <w:rPr>
            <w:sz w:val="24"/>
            <w:szCs w:val="24"/>
          </w:rPr>
          <w:t xml:space="preserve">xtent to which it was tightly or loosely locked around its peak frequency). </w:t>
        </w:r>
      </w:ins>
      <w:r w:rsidR="00000000">
        <w:rPr>
          <w:sz w:val="24"/>
          <w:szCs w:val="24"/>
        </w:rPr>
        <w:t xml:space="preserve">Bandwidth </w:t>
      </w:r>
      <w:ins w:id="448" w:author="Yuval Nir" w:date="2026-08-11T19:28:00Z" w16du:dateUtc="2026-08-11T16:28:00Z">
        <w:r w:rsidR="007247A8">
          <w:rPr>
            <w:sz w:val="24"/>
            <w:szCs w:val="24"/>
          </w:rPr>
          <w:t xml:space="preserve">also exhibited a trend towards higher values in elderly participants, but </w:t>
        </w:r>
      </w:ins>
      <w:del w:id="449" w:author="Yuval Nir" w:date="2026-08-11T19:28:00Z" w16du:dateUtc="2026-08-11T16:28:00Z">
        <w:r w:rsidR="00000000" w:rsidDel="007247A8">
          <w:rPr>
            <w:sz w:val="24"/>
            <w:szCs w:val="24"/>
          </w:rPr>
          <w:delText xml:space="preserve">followed the same direction but did </w:delText>
        </w:r>
      </w:del>
      <w:ins w:id="450" w:author="Yuval Nir" w:date="2026-08-11T19:28:00Z" w16du:dateUtc="2026-08-11T16:28:00Z">
        <w:r w:rsidR="007247A8">
          <w:rPr>
            <w:sz w:val="24"/>
            <w:szCs w:val="24"/>
          </w:rPr>
          <w:t xml:space="preserve">this did </w:t>
        </w:r>
      </w:ins>
      <w:r w:rsidR="00000000">
        <w:rPr>
          <w:sz w:val="24"/>
          <w:szCs w:val="24"/>
        </w:rPr>
        <w:t xml:space="preserve">not reach </w:t>
      </w:r>
      <w:ins w:id="451" w:author="Yuval Nir" w:date="2026-08-11T19:28:00Z" w16du:dateUtc="2026-08-11T16:28:00Z">
        <w:r w:rsidR="007247A8">
          <w:rPr>
            <w:sz w:val="24"/>
            <w:szCs w:val="24"/>
          </w:rPr>
          <w:t xml:space="preserve">statistical </w:t>
        </w:r>
      </w:ins>
      <w:r w:rsidR="00000000">
        <w:rPr>
          <w:sz w:val="24"/>
          <w:szCs w:val="24"/>
        </w:rPr>
        <w:t>significance (young 0.0236 ± 0.0089 Hz, elderly 0.0281 ± 0.0085 Hz, MCI 0.0276 ± 0.0088 Hz; one-way ANOVA F = 2.87, p = 0.061, η² = 0.054)</w:t>
      </w:r>
      <w:del w:id="452" w:author="Yuval Nir" w:date="2026-08-11T19:29:00Z" w16du:dateUtc="2026-08-11T16:29:00Z">
        <w:r w:rsidR="00000000" w:rsidDel="007247A8">
          <w:rPr>
            <w:sz w:val="24"/>
            <w:szCs w:val="24"/>
          </w:rPr>
          <w:delText>; no post-hoc tests were performed, and this difference is best read as a trend rather than an established effec</w:delText>
        </w:r>
      </w:del>
      <w:ins w:id="453" w:author="Yuval Nir" w:date="2026-08-11T19:29:00Z" w16du:dateUtc="2026-08-11T16:29:00Z">
        <w:r w:rsidR="007247A8">
          <w:rPr>
            <w:sz w:val="24"/>
            <w:szCs w:val="24"/>
          </w:rPr>
          <w:t xml:space="preserve">. </w:t>
        </w:r>
      </w:ins>
      <w:del w:id="454" w:author="Yuval Nir" w:date="2026-08-11T19:29:00Z" w16du:dateUtc="2026-08-11T16:29:00Z">
        <w:r w:rsidR="00000000" w:rsidDel="007247A8">
          <w:rPr>
            <w:sz w:val="24"/>
            <w:szCs w:val="24"/>
          </w:rPr>
          <w:delText>t.</w:delText>
        </w:r>
      </w:del>
    </w:p>
    <w:p w14:paraId="0563C8F7" w14:textId="47C9DEE4" w:rsidR="00EB6ED9" w:rsidRDefault="00000000">
      <w:pPr>
        <w:spacing w:after="160" w:line="360" w:lineRule="auto"/>
        <w:jc w:val="both"/>
        <w:rPr>
          <w:sz w:val="24"/>
          <w:szCs w:val="24"/>
        </w:rPr>
      </w:pPr>
      <w:del w:id="455" w:author="Yuval Nir" w:date="2026-08-11T19:29:00Z" w16du:dateUtc="2026-08-11T16:29:00Z">
        <w:r w:rsidDel="007247A8">
          <w:rPr>
            <w:sz w:val="24"/>
            <w:szCs w:val="24"/>
          </w:rPr>
          <w:delText xml:space="preserve">Overall </w:delText>
        </w:r>
      </w:del>
      <w:ins w:id="456" w:author="Yuval Nir" w:date="2026-08-11T19:29:00Z" w16du:dateUtc="2026-08-11T16:29:00Z">
        <w:r w:rsidR="007247A8">
          <w:rPr>
            <w:sz w:val="24"/>
            <w:szCs w:val="24"/>
          </w:rPr>
          <w:t xml:space="preserve">We then quantified </w:t>
        </w:r>
      </w:ins>
      <w:r>
        <w:rPr>
          <w:sz w:val="24"/>
          <w:szCs w:val="24"/>
        </w:rPr>
        <w:t>ISFS strength, measured as the area under the spectral peak (AUC)</w:t>
      </w:r>
      <w:ins w:id="457" w:author="Yuval Nir" w:date="2026-08-11T19:29:00Z" w16du:dateUtc="2026-08-11T16:29:00Z">
        <w:r w:rsidR="007247A8">
          <w:rPr>
            <w:sz w:val="24"/>
            <w:szCs w:val="24"/>
          </w:rPr>
          <w:t>. AUC</w:t>
        </w:r>
      </w:ins>
      <w:del w:id="458" w:author="Yuval Nir" w:date="2026-08-11T19:29:00Z" w16du:dateUtc="2026-08-11T16:29:00Z">
        <w:r w:rsidDel="007247A8">
          <w:rPr>
            <w:sz w:val="24"/>
            <w:szCs w:val="24"/>
          </w:rPr>
          <w:delText>,</w:delText>
        </w:r>
      </w:del>
      <w:r>
        <w:rPr>
          <w:sz w:val="24"/>
          <w:szCs w:val="24"/>
        </w:rPr>
        <w:t xml:space="preserve"> did not differ </w:t>
      </w:r>
      <w:ins w:id="459" w:author="Yuval Nir" w:date="2026-08-11T19:29:00Z" w16du:dateUtc="2026-08-11T16:29:00Z">
        <w:r w:rsidR="007247A8">
          <w:rPr>
            <w:sz w:val="24"/>
            <w:szCs w:val="24"/>
          </w:rPr>
          <w:t xml:space="preserve">significantly </w:t>
        </w:r>
      </w:ins>
      <w:r>
        <w:rPr>
          <w:sz w:val="24"/>
          <w:szCs w:val="24"/>
        </w:rPr>
        <w:t>across groups at the whole-scalp level (young 6.46 ± 3.28, elderly 7.31 ± 2.88, MCI 7.48 ± 3.49; Kruskal–Wallis H = 1.96, p = 0.38).</w:t>
      </w:r>
    </w:p>
    <w:p w14:paraId="602150F8" w14:textId="5D01E60E" w:rsidR="00EB6ED9" w:rsidRDefault="007247A8" w:rsidP="007247A8">
      <w:pPr>
        <w:spacing w:after="160" w:line="360" w:lineRule="auto"/>
        <w:jc w:val="both"/>
        <w:rPr>
          <w:sz w:val="24"/>
          <w:szCs w:val="24"/>
        </w:rPr>
      </w:pPr>
      <w:ins w:id="460" w:author="Yuval Nir" w:date="2026-08-11T19:30:00Z" w16du:dateUtc="2026-08-11T16:30:00Z">
        <w:r>
          <w:rPr>
            <w:sz w:val="24"/>
            <w:szCs w:val="24"/>
          </w:rPr>
          <w:t>The three examined ISFS parameters</w:t>
        </w:r>
      </w:ins>
      <w:del w:id="461" w:author="Yuval Nir" w:date="2026-08-11T19:30:00Z" w16du:dateUtc="2026-08-11T16:30:00Z">
        <w:r w:rsidR="00000000" w:rsidDel="007247A8">
          <w:rPr>
            <w:sz w:val="24"/>
            <w:szCs w:val="24"/>
          </w:rPr>
          <w:delText>On every parameter</w:delText>
        </w:r>
      </w:del>
      <w:ins w:id="462" w:author="Yuval Nir" w:date="2026-08-11T19:30:00Z" w16du:dateUtc="2026-08-11T16:30:00Z">
        <w:r>
          <w:rPr>
            <w:sz w:val="24"/>
            <w:szCs w:val="24"/>
          </w:rPr>
          <w:t xml:space="preserve"> (peak frequency, bandwidth, and AUC) </w:t>
        </w:r>
      </w:ins>
      <w:del w:id="463" w:author="Yuval Nir" w:date="2026-08-11T19:30:00Z" w16du:dateUtc="2026-08-11T16:30:00Z">
        <w:r w:rsidR="00000000" w:rsidDel="007247A8">
          <w:rPr>
            <w:sz w:val="24"/>
            <w:szCs w:val="24"/>
          </w:rPr>
          <w:delText xml:space="preserve">, </w:delText>
        </w:r>
      </w:del>
      <w:ins w:id="464" w:author="Yuval Nir" w:date="2026-08-11T19:30:00Z" w16du:dateUtc="2026-08-11T16:30:00Z">
        <w:r>
          <w:rPr>
            <w:sz w:val="24"/>
            <w:szCs w:val="24"/>
          </w:rPr>
          <w:t>did not differ significantly between</w:t>
        </w:r>
        <w:r>
          <w:rPr>
            <w:sz w:val="24"/>
            <w:szCs w:val="24"/>
          </w:rPr>
          <w:t xml:space="preserve"> </w:t>
        </w:r>
        <w:r>
          <w:rPr>
            <w:sz w:val="24"/>
            <w:szCs w:val="24"/>
          </w:rPr>
          <w:t xml:space="preserve">healthy </w:t>
        </w:r>
      </w:ins>
      <w:del w:id="465" w:author="Yuval Nir" w:date="2026-08-11T19:30:00Z" w16du:dateUtc="2026-08-11T16:30:00Z">
        <w:r w:rsidR="00000000" w:rsidDel="007247A8">
          <w:rPr>
            <w:sz w:val="24"/>
            <w:szCs w:val="24"/>
          </w:rPr>
          <w:delText xml:space="preserve">the </w:delText>
        </w:r>
      </w:del>
      <w:r w:rsidR="00000000">
        <w:rPr>
          <w:sz w:val="24"/>
          <w:szCs w:val="24"/>
        </w:rPr>
        <w:t xml:space="preserve">elderly and </w:t>
      </w:r>
      <w:ins w:id="466" w:author="Yuval Nir" w:date="2026-08-11T19:30:00Z" w16du:dateUtc="2026-08-11T16:30:00Z">
        <w:r>
          <w:rPr>
            <w:sz w:val="24"/>
            <w:szCs w:val="24"/>
          </w:rPr>
          <w:t>a</w:t>
        </w:r>
      </w:ins>
      <w:r w:rsidR="00000000">
        <w:rPr>
          <w:sz w:val="24"/>
          <w:szCs w:val="24"/>
        </w:rPr>
        <w:t>MCI groups</w:t>
      </w:r>
      <w:del w:id="467" w:author="Yuval Nir" w:date="2026-08-11T19:30:00Z" w16du:dateUtc="2026-08-11T16:30:00Z">
        <w:r w:rsidR="00000000" w:rsidDel="007247A8">
          <w:rPr>
            <w:sz w:val="24"/>
            <w:szCs w:val="24"/>
          </w:rPr>
          <w:delText xml:space="preserve"> were statistically indistinguishable.</w:delText>
        </w:r>
      </w:del>
      <w:ins w:id="468" w:author="Yuval Nir" w:date="2026-08-11T19:30:00Z" w16du:dateUtc="2026-08-11T16:30:00Z">
        <w:r>
          <w:rPr>
            <w:sz w:val="24"/>
            <w:szCs w:val="24"/>
          </w:rPr>
          <w:t>.</w:t>
        </w:r>
      </w:ins>
    </w:p>
    <w:p w14:paraId="792C1E7F" w14:textId="77777777" w:rsidR="00EB6ED9" w:rsidRDefault="00000000">
      <w:pPr>
        <w:spacing w:after="160" w:line="360" w:lineRule="auto"/>
        <w:jc w:val="both"/>
        <w:rPr>
          <w:sz w:val="24"/>
          <w:szCs w:val="24"/>
        </w:rPr>
      </w:pPr>
      <w:r>
        <w:rPr>
          <w:noProof/>
          <w:sz w:val="24"/>
          <w:szCs w:val="24"/>
        </w:rPr>
        <w:lastRenderedPageBreak/>
        <w:drawing>
          <wp:inline distT="114300" distB="114300" distL="114300" distR="114300" wp14:anchorId="644F6A5E" wp14:editId="55B09607">
            <wp:extent cx="5943600" cy="24257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2425700"/>
                    </a:xfrm>
                    <a:prstGeom prst="rect">
                      <a:avLst/>
                    </a:prstGeom>
                    <a:ln/>
                  </pic:spPr>
                </pic:pic>
              </a:graphicData>
            </a:graphic>
          </wp:inline>
        </w:drawing>
      </w:r>
    </w:p>
    <w:p w14:paraId="2C9AD743" w14:textId="77777777" w:rsidR="00EB6ED9" w:rsidRDefault="00000000">
      <w:pPr>
        <w:spacing w:after="160" w:line="360" w:lineRule="auto"/>
        <w:jc w:val="both"/>
        <w:rPr>
          <w:color w:val="0070C0"/>
          <w:sz w:val="24"/>
          <w:szCs w:val="24"/>
        </w:rPr>
      </w:pPr>
      <w:r>
        <w:rPr>
          <w:b/>
          <w:bCs/>
          <w:color w:val="0070C0"/>
          <w:sz w:val="24"/>
          <w:szCs w:val="24"/>
        </w:rPr>
        <w:t xml:space="preserve">Figure 3. Whole-scalp ISFS parameters across groups. </w:t>
      </w:r>
      <w:r>
        <w:rPr>
          <w:color w:val="0070C0"/>
          <w:sz w:val="24"/>
          <w:szCs w:val="24"/>
        </w:rPr>
        <w:t>Each dot is one subject's mean across the fitted electrodes (young n = 35, elderly n = 39, MCI n = 30); the box shows the median and interquartile range, and the half-violin shows the kernel density. Peak frequency was higher in both older groups than in young adults (young &lt; elderly = MCI; one-way ANOVA p = 0.0026, post-hoc young vs elderly p = 0.013, young vs MCI p = 0.005). Bandwidth trended in the same direction but did not reach significance</w:t>
      </w:r>
      <w:r>
        <w:rPr>
          <w:i/>
          <w:iCs/>
          <w:color w:val="0070C0"/>
          <w:sz w:val="24"/>
          <w:szCs w:val="24"/>
        </w:rPr>
        <w:t xml:space="preserve"> </w:t>
      </w:r>
      <w:r>
        <w:rPr>
          <w:color w:val="0070C0"/>
          <w:sz w:val="24"/>
          <w:szCs w:val="24"/>
        </w:rPr>
        <w:t>(one-way ANOVA p = 0.061; no post-hoc tests). Overall strength (AUC) did not differ between groups (Kruskal–Wallis p = 0.38). Elderly and MCI did not differ on any parameter.</w:t>
      </w:r>
    </w:p>
    <w:p w14:paraId="4B40F92F" w14:textId="77777777" w:rsidR="00EB6ED9" w:rsidRDefault="00EB6ED9">
      <w:pPr>
        <w:spacing w:after="160" w:line="360" w:lineRule="auto"/>
        <w:jc w:val="both"/>
        <w:rPr>
          <w:color w:val="0070C0"/>
          <w:sz w:val="24"/>
          <w:szCs w:val="24"/>
        </w:rPr>
      </w:pPr>
    </w:p>
    <w:p w14:paraId="16A463BB" w14:textId="77777777" w:rsidR="00EB6ED9" w:rsidRDefault="00000000">
      <w:pPr>
        <w:pStyle w:val="Heading3"/>
        <w:spacing w:line="360" w:lineRule="auto"/>
      </w:pPr>
      <w:bookmarkStart w:id="469" w:name="_heading=h.v6pnn7iuy" w:colFirst="0" w:colLast="0"/>
      <w:bookmarkEnd w:id="469"/>
      <w:r>
        <w:t>4.4 ISFS strength is focally reduced over central-parietal cortex</w:t>
      </w:r>
    </w:p>
    <w:p w14:paraId="3B92C6BD" w14:textId="319A400E" w:rsidR="00EB6ED9" w:rsidRDefault="007247A8">
      <w:pPr>
        <w:spacing w:after="160" w:line="360" w:lineRule="auto"/>
        <w:jc w:val="both"/>
        <w:rPr>
          <w:sz w:val="24"/>
          <w:szCs w:val="24"/>
        </w:rPr>
      </w:pPr>
      <w:ins w:id="470" w:author="Yuval Nir" w:date="2026-08-11T19:31:00Z" w16du:dateUtc="2026-08-11T16:31:00Z">
        <w:r>
          <w:rPr>
            <w:sz w:val="24"/>
            <w:szCs w:val="24"/>
          </w:rPr>
          <w:t xml:space="preserve">Next, we examined the ISFS topographical scalp distribution. </w:t>
        </w:r>
      </w:ins>
      <w:r w:rsidR="00000000">
        <w:rPr>
          <w:sz w:val="24"/>
          <w:szCs w:val="24"/>
        </w:rPr>
        <w:t>Although whole-scalp AUC did not differ across groups</w:t>
      </w:r>
      <w:ins w:id="471" w:author="Yuval Nir" w:date="2026-08-11T19:31:00Z" w16du:dateUtc="2026-08-11T16:31:00Z">
        <w:r>
          <w:rPr>
            <w:sz w:val="24"/>
            <w:szCs w:val="24"/>
          </w:rPr>
          <w:t xml:space="preserve"> when averaged across all electrodes</w:t>
        </w:r>
      </w:ins>
      <w:r w:rsidR="00000000">
        <w:rPr>
          <w:sz w:val="24"/>
          <w:szCs w:val="24"/>
        </w:rPr>
        <w:t>, its scalp topography did (Figure 4). In young adults</w:t>
      </w:r>
      <w:ins w:id="472" w:author="Yuval Nir" w:date="2026-08-11T19:31:00Z" w16du:dateUtc="2026-08-11T16:31:00Z">
        <w:r>
          <w:rPr>
            <w:sz w:val="24"/>
            <w:szCs w:val="24"/>
          </w:rPr>
          <w:t xml:space="preserve">, </w:t>
        </w:r>
      </w:ins>
      <w:del w:id="473" w:author="Yuval Nir" w:date="2026-08-11T19:31:00Z" w16du:dateUtc="2026-08-11T16:31:00Z">
        <w:r w:rsidR="00000000" w:rsidDel="007247A8">
          <w:rPr>
            <w:sz w:val="24"/>
            <w:szCs w:val="24"/>
          </w:rPr>
          <w:delText xml:space="preserve"> the </w:delText>
        </w:r>
      </w:del>
      <w:r w:rsidR="00000000">
        <w:rPr>
          <w:sz w:val="24"/>
          <w:szCs w:val="24"/>
        </w:rPr>
        <w:t>AUC maps showed a central-parietal hotspot</w:t>
      </w:r>
      <w:ins w:id="474" w:author="Yuval Nir" w:date="2026-08-11T19:32:00Z" w16du:dateUtc="2026-08-11T16:32:00Z">
        <w:r>
          <w:rPr>
            <w:sz w:val="24"/>
            <w:szCs w:val="24"/>
          </w:rPr>
          <w:t xml:space="preserve"> in accordance with previous studies #REF</w:t>
        </w:r>
      </w:ins>
      <w:del w:id="475" w:author="Yuval Nir" w:date="2026-08-11T19:32:00Z" w16du:dateUtc="2026-08-11T16:32:00Z">
        <w:r w:rsidR="00000000" w:rsidDel="007247A8">
          <w:rPr>
            <w:sz w:val="24"/>
            <w:szCs w:val="24"/>
          </w:rPr>
          <w:delText xml:space="preserve">; </w:delText>
        </w:r>
      </w:del>
      <w:ins w:id="476" w:author="Yuval Nir" w:date="2026-08-11T19:32:00Z" w16du:dateUtc="2026-08-11T16:32:00Z">
        <w:r>
          <w:rPr>
            <w:sz w:val="24"/>
            <w:szCs w:val="24"/>
          </w:rPr>
          <w:t>.</w:t>
        </w:r>
        <w:r>
          <w:rPr>
            <w:sz w:val="24"/>
            <w:szCs w:val="24"/>
          </w:rPr>
          <w:t xml:space="preserve"> </w:t>
        </w:r>
        <w:r>
          <w:rPr>
            <w:sz w:val="24"/>
            <w:szCs w:val="24"/>
          </w:rPr>
          <w:t xml:space="preserve">By contrast, </w:t>
        </w:r>
      </w:ins>
      <w:r w:rsidR="00000000">
        <w:rPr>
          <w:sz w:val="24"/>
          <w:szCs w:val="24"/>
        </w:rPr>
        <w:t xml:space="preserve">in the older and </w:t>
      </w:r>
      <w:ins w:id="477" w:author="Yuval Nir" w:date="2026-08-11T19:32:00Z" w16du:dateUtc="2026-08-11T16:32:00Z">
        <w:r>
          <w:rPr>
            <w:sz w:val="24"/>
            <w:szCs w:val="24"/>
          </w:rPr>
          <w:t>a</w:t>
        </w:r>
      </w:ins>
      <w:r w:rsidR="00000000">
        <w:rPr>
          <w:sz w:val="24"/>
          <w:szCs w:val="24"/>
        </w:rPr>
        <w:t>MCI groups this hotspot was</w:t>
      </w:r>
      <w:ins w:id="478" w:author="Yuval Nir" w:date="2026-08-11T19:32:00Z" w16du:dateUtc="2026-08-11T16:32:00Z">
        <w:r>
          <w:rPr>
            <w:sz w:val="24"/>
            <w:szCs w:val="24"/>
          </w:rPr>
          <w:t xml:space="preserve"> less focal and </w:t>
        </w:r>
      </w:ins>
      <w:del w:id="479" w:author="Yuval Nir" w:date="2026-08-11T19:32:00Z" w16du:dateUtc="2026-08-11T16:32:00Z">
        <w:r w:rsidR="00000000" w:rsidDel="007247A8">
          <w:rPr>
            <w:sz w:val="24"/>
            <w:szCs w:val="24"/>
          </w:rPr>
          <w:delText xml:space="preserve"> flatter and </w:delText>
        </w:r>
      </w:del>
      <w:r w:rsidR="00000000">
        <w:rPr>
          <w:sz w:val="24"/>
          <w:szCs w:val="24"/>
        </w:rPr>
        <w:t>more diffuse (Figure 4A). A cluster-based permutation test on the per-subject normalized maps identified a single significant cluster over central-parietal electrodes (Figure 4B; p = 0.023, 9 electrodes: E130, E143, E144, E153, E154, E155, E184, E185, and E197). Post-hoc tests</w:t>
      </w:r>
      <w:ins w:id="480" w:author="Yuval Nir" w:date="2026-08-11T19:33:00Z" w16du:dateUtc="2026-08-11T16:33:00Z">
        <w:r>
          <w:rPr>
            <w:sz w:val="24"/>
            <w:szCs w:val="24"/>
          </w:rPr>
          <w:t xml:space="preserve"> performed </w:t>
        </w:r>
      </w:ins>
      <w:del w:id="481" w:author="Yuval Nir" w:date="2026-08-11T19:33:00Z" w16du:dateUtc="2026-08-11T16:33:00Z">
        <w:r w:rsidR="00000000" w:rsidDel="007247A8">
          <w:rPr>
            <w:sz w:val="24"/>
            <w:szCs w:val="24"/>
          </w:rPr>
          <w:delText xml:space="preserve"> at</w:delText>
        </w:r>
      </w:del>
      <w:ins w:id="482" w:author="Yuval Nir" w:date="2026-08-11T19:33:00Z" w16du:dateUtc="2026-08-11T16:33:00Z">
        <w:r>
          <w:rPr>
            <w:sz w:val="24"/>
            <w:szCs w:val="24"/>
          </w:rPr>
          <w:t>on</w:t>
        </w:r>
      </w:ins>
      <w:r w:rsidR="00000000">
        <w:rPr>
          <w:sz w:val="24"/>
          <w:szCs w:val="24"/>
        </w:rPr>
        <w:t xml:space="preserve"> the</w:t>
      </w:r>
      <w:ins w:id="483" w:author="Yuval Nir" w:date="2026-08-11T19:33:00Z" w16du:dateUtc="2026-08-11T16:33:00Z">
        <w:r>
          <w:rPr>
            <w:sz w:val="24"/>
            <w:szCs w:val="24"/>
          </w:rPr>
          <w:t>se</w:t>
        </w:r>
      </w:ins>
      <w:r w:rsidR="00000000">
        <w:rPr>
          <w:sz w:val="24"/>
          <w:szCs w:val="24"/>
        </w:rPr>
        <w:t xml:space="preserve"> </w:t>
      </w:r>
      <w:del w:id="484" w:author="Yuval Nir" w:date="2026-08-11T19:33:00Z" w16du:dateUtc="2026-08-11T16:33:00Z">
        <w:r w:rsidR="00000000" w:rsidDel="007247A8">
          <w:rPr>
            <w:sz w:val="24"/>
            <w:szCs w:val="24"/>
          </w:rPr>
          <w:delText xml:space="preserve">cluster </w:delText>
        </w:r>
      </w:del>
      <w:r w:rsidR="00000000">
        <w:rPr>
          <w:sz w:val="24"/>
          <w:szCs w:val="24"/>
        </w:rPr>
        <w:t xml:space="preserve">electrodes </w:t>
      </w:r>
      <w:ins w:id="485" w:author="Yuval Nir" w:date="2026-08-11T19:33:00Z" w16du:dateUtc="2026-08-11T16:33:00Z">
        <w:r>
          <w:rPr>
            <w:sz w:val="24"/>
            <w:szCs w:val="24"/>
          </w:rPr>
          <w:t xml:space="preserve">revealed </w:t>
        </w:r>
      </w:ins>
      <w:del w:id="486" w:author="Yuval Nir" w:date="2026-08-11T19:33:00Z" w16du:dateUtc="2026-08-11T16:33:00Z">
        <w:r w:rsidR="00000000" w:rsidDel="007247A8">
          <w:rPr>
            <w:sz w:val="24"/>
            <w:szCs w:val="24"/>
          </w:rPr>
          <w:delText xml:space="preserve">localized the effect to </w:delText>
        </w:r>
      </w:del>
      <w:r w:rsidR="00000000">
        <w:rPr>
          <w:sz w:val="24"/>
          <w:szCs w:val="24"/>
        </w:rPr>
        <w:t xml:space="preserve">lower AUC in the older and MCI groups than in young adults: the young-versus-elderly contrast </w:t>
      </w:r>
      <w:r w:rsidR="00000000">
        <w:rPr>
          <w:sz w:val="24"/>
          <w:szCs w:val="24"/>
        </w:rPr>
        <w:lastRenderedPageBreak/>
        <w:t>was significant at 5 of the 9 electrodes and the young-versus-MCI contrast at 7, while the elderly-versus-MCI contrast was significant at only one (E197).</w:t>
      </w:r>
    </w:p>
    <w:p w14:paraId="08DF1748" w14:textId="77777777" w:rsidR="00EB6ED9" w:rsidRDefault="00000000">
      <w:pPr>
        <w:spacing w:after="160" w:line="360" w:lineRule="auto"/>
        <w:jc w:val="both"/>
        <w:rPr>
          <w:sz w:val="24"/>
          <w:szCs w:val="24"/>
        </w:rPr>
      </w:pPr>
      <w:commentRangeStart w:id="487"/>
      <w:r>
        <w:rPr>
          <w:noProof/>
          <w:sz w:val="24"/>
          <w:szCs w:val="24"/>
        </w:rPr>
        <w:drawing>
          <wp:inline distT="114300" distB="114300" distL="114300" distR="114300" wp14:anchorId="72786A60" wp14:editId="1095CAEE">
            <wp:extent cx="5943600" cy="40386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4038600"/>
                    </a:xfrm>
                    <a:prstGeom prst="rect">
                      <a:avLst/>
                    </a:prstGeom>
                    <a:ln/>
                  </pic:spPr>
                </pic:pic>
              </a:graphicData>
            </a:graphic>
          </wp:inline>
        </w:drawing>
      </w:r>
      <w:commentRangeEnd w:id="487"/>
      <w:r w:rsidR="00681250">
        <w:rPr>
          <w:rStyle w:val="CommentReference"/>
          <w:sz w:val="24"/>
          <w:szCs w:val="24"/>
        </w:rPr>
        <w:commentReference w:id="487"/>
      </w:r>
    </w:p>
    <w:p w14:paraId="718CD7BB" w14:textId="77777777" w:rsidR="00EB6ED9" w:rsidRDefault="00000000">
      <w:pPr>
        <w:spacing w:after="160" w:line="360" w:lineRule="auto"/>
        <w:jc w:val="both"/>
        <w:rPr>
          <w:color w:val="0070C0"/>
          <w:sz w:val="24"/>
          <w:szCs w:val="24"/>
        </w:rPr>
      </w:pPr>
      <w:r>
        <w:rPr>
          <w:b/>
          <w:bCs/>
          <w:color w:val="0070C0"/>
          <w:sz w:val="24"/>
          <w:szCs w:val="24"/>
        </w:rPr>
        <w:t>Figure 4. Topography of ISFS strength (AUC) and the central-parietal cluster.</w:t>
      </w:r>
      <w:r>
        <w:rPr>
          <w:color w:val="0070C0"/>
          <w:sz w:val="24"/>
          <w:szCs w:val="24"/>
          <w:shd w:val="clear" w:color="auto" w:fill="F1F3F4"/>
        </w:rPr>
        <w:t xml:space="preserve"> </w:t>
      </w:r>
      <w:r>
        <w:rPr>
          <w:color w:val="0070C0"/>
          <w:sz w:val="24"/>
          <w:szCs w:val="24"/>
        </w:rPr>
        <w:t>A) Raw (unnormalized) per-group AUC scalp maps. B) The corresponding per-subject normalized AUC scalp maps, with the cluster-based permutation result overlaid: the pre-defined central-parietal ROI is marked with green dots, and electrodes with a significant post-hoc group difference are circled in yellow. Young adults show higher AUC over the central-parietal electrodes, and the hotspot flattens and spreads in aging and MCI. A cluster-based permutation test identified a single significant central-parietal cluster (p = 0.023, 9 electrodes), driven by lower AUC in elderly and MCI than in young adults (post-hoc: young vs elderly significant at 5 of the 9 electrodes, young vs MCI at 7, elderly vs MCI at one).</w:t>
      </w:r>
    </w:p>
    <w:p w14:paraId="433D1213" w14:textId="77777777" w:rsidR="00EB6ED9" w:rsidRDefault="00000000">
      <w:pPr>
        <w:pStyle w:val="Heading3"/>
        <w:spacing w:line="360" w:lineRule="auto"/>
      </w:pPr>
      <w:bookmarkStart w:id="488" w:name="_heading=h.njnm2h444yz4" w:colFirst="0" w:colLast="0"/>
      <w:bookmarkEnd w:id="488"/>
      <w:r>
        <w:lastRenderedPageBreak/>
        <w:t>4.5 ISFS strength within the central-parietal ROI</w:t>
      </w:r>
    </w:p>
    <w:p w14:paraId="18EB4789" w14:textId="700F1A71" w:rsidR="00EB6ED9" w:rsidRDefault="007247A8" w:rsidP="005E03B1">
      <w:pPr>
        <w:spacing w:after="160" w:line="360" w:lineRule="auto"/>
        <w:jc w:val="both"/>
        <w:rPr>
          <w:sz w:val="24"/>
          <w:szCs w:val="24"/>
        </w:rPr>
      </w:pPr>
      <w:ins w:id="489" w:author="Yuval Nir" w:date="2026-08-11T19:34:00Z" w16du:dateUtc="2026-08-11T16:34:00Z">
        <w:r>
          <w:rPr>
            <w:sz w:val="24"/>
            <w:szCs w:val="24"/>
          </w:rPr>
          <w:t xml:space="preserve">We complemented the data-driven analysis of </w:t>
        </w:r>
      </w:ins>
      <w:ins w:id="490" w:author="Yuval Nir" w:date="2026-08-11T19:35:00Z" w16du:dateUtc="2026-08-11T16:35:00Z">
        <w:r>
          <w:rPr>
            <w:sz w:val="24"/>
            <w:szCs w:val="24"/>
          </w:rPr>
          <w:t xml:space="preserve">ISFS </w:t>
        </w:r>
      </w:ins>
      <w:ins w:id="491" w:author="Yuval Nir" w:date="2026-08-11T19:34:00Z" w16du:dateUtc="2026-08-11T16:34:00Z">
        <w:r>
          <w:rPr>
            <w:sz w:val="24"/>
            <w:szCs w:val="24"/>
          </w:rPr>
          <w:t xml:space="preserve">scalp </w:t>
        </w:r>
      </w:ins>
      <w:ins w:id="492" w:author="Yuval Nir" w:date="2026-08-11T19:35:00Z" w16du:dateUtc="2026-08-11T16:35:00Z">
        <w:r>
          <w:rPr>
            <w:sz w:val="24"/>
            <w:szCs w:val="24"/>
          </w:rPr>
          <w:t xml:space="preserve">topography with an analysis within a predefined ROI. </w:t>
        </w:r>
      </w:ins>
      <w:ins w:id="493" w:author="Yuval Nir" w:date="2026-08-11T19:36:00Z" w16du:dateUtc="2026-08-11T16:36:00Z">
        <w:r>
          <w:rPr>
            <w:sz w:val="24"/>
            <w:szCs w:val="24"/>
          </w:rPr>
          <w:t xml:space="preserve">We sought to </w:t>
        </w:r>
      </w:ins>
      <w:ins w:id="494" w:author="Yuval Nir" w:date="2026-08-11T19:37:00Z" w16du:dateUtc="2026-08-11T16:37:00Z">
        <w:r>
          <w:rPr>
            <w:sz w:val="24"/>
            <w:szCs w:val="24"/>
          </w:rPr>
          <w:t>go</w:t>
        </w:r>
      </w:ins>
      <w:ins w:id="495" w:author="Yuval Nir" w:date="2026-08-11T19:36:00Z" w16du:dateUtc="2026-08-11T16:36:00Z">
        <w:r>
          <w:rPr>
            <w:sz w:val="24"/>
            <w:szCs w:val="24"/>
          </w:rPr>
          <w:t xml:space="preserve"> beyond absolute AUC to characterize</w:t>
        </w:r>
      </w:ins>
      <w:ins w:id="496" w:author="Yuval Nir" w:date="2026-08-11T19:37:00Z" w16du:dateUtc="2026-08-11T16:37:00Z">
        <w:r>
          <w:rPr>
            <w:sz w:val="24"/>
            <w:szCs w:val="24"/>
          </w:rPr>
          <w:t xml:space="preserve"> the proportion of overall AUC contained within this predefined ROI. To do so and </w:t>
        </w:r>
      </w:ins>
      <w:del w:id="497" w:author="Yuval Nir" w:date="2026-08-11T19:37:00Z" w16du:dateUtc="2026-08-11T16:37:00Z">
        <w:r w:rsidR="00000000" w:rsidDel="007247A8">
          <w:rPr>
            <w:sz w:val="24"/>
            <w:szCs w:val="24"/>
          </w:rPr>
          <w:delText xml:space="preserve">To </w:delText>
        </w:r>
      </w:del>
      <w:r w:rsidR="00000000">
        <w:rPr>
          <w:sz w:val="24"/>
          <w:szCs w:val="24"/>
        </w:rPr>
        <w:t xml:space="preserve">quantify the central-parietal effect within the pre-defined region of interest, each subject's per-channel AUC was first normalized by that subject's whole-scalp mean and then averaged over the ROI electrodes (Figure 5). </w:t>
      </w:r>
      <w:ins w:id="498" w:author="Yuval Nir" w:date="2026-08-11T19:37:00Z" w16du:dateUtc="2026-08-11T16:37:00Z">
        <w:r>
          <w:rPr>
            <w:sz w:val="24"/>
            <w:szCs w:val="24"/>
          </w:rPr>
          <w:t xml:space="preserve">The results revealed </w:t>
        </w:r>
      </w:ins>
      <w:ins w:id="499" w:author="Yuval Nir" w:date="2026-08-11T19:39:00Z" w16du:dateUtc="2026-08-11T16:39:00Z">
        <w:r w:rsidR="005E03B1">
          <w:rPr>
            <w:sz w:val="24"/>
            <w:szCs w:val="24"/>
          </w:rPr>
          <w:t xml:space="preserve">a trend exhibiting </w:t>
        </w:r>
      </w:ins>
      <w:del w:id="500" w:author="Yuval Nir" w:date="2026-08-11T19:38:00Z" w16du:dateUtc="2026-08-11T16:38:00Z">
        <w:r w:rsidR="00000000" w:rsidDel="005E03B1">
          <w:rPr>
            <w:sz w:val="24"/>
            <w:szCs w:val="24"/>
          </w:rPr>
          <w:delText xml:space="preserve">The group means followed </w:delText>
        </w:r>
      </w:del>
      <w:r w:rsidR="00000000">
        <w:rPr>
          <w:sz w:val="24"/>
          <w:szCs w:val="24"/>
        </w:rPr>
        <w:t xml:space="preserve">the same order as the topographic result </w:t>
      </w:r>
      <w:ins w:id="501" w:author="Yuval Nir" w:date="2026-08-11T19:39:00Z" w16du:dateUtc="2026-08-11T16:39:00Z">
        <w:r w:rsidR="005E03B1">
          <w:rPr>
            <w:sz w:val="24"/>
            <w:szCs w:val="24"/>
          </w:rPr>
          <w:t xml:space="preserve">where ISFS strength over central-parietel electrodes was higher in young adults, lower in healthy elderly, and lowest in individuals with aMCI </w:t>
        </w:r>
      </w:ins>
      <w:r w:rsidR="00000000">
        <w:rPr>
          <w:sz w:val="24"/>
          <w:szCs w:val="24"/>
        </w:rPr>
        <w:t>(young 1.099, elderly 1.040, MCI 1.012), but the three-group comparison was not significant (one-way ANOVA p = 0.143).</w:t>
      </w:r>
    </w:p>
    <w:p w14:paraId="15240413" w14:textId="2D48C25A" w:rsidR="00EB6ED9" w:rsidRDefault="007247A8">
      <w:pPr>
        <w:spacing w:after="160" w:line="360" w:lineRule="auto"/>
        <w:jc w:val="both"/>
        <w:rPr>
          <w:sz w:val="24"/>
          <w:szCs w:val="24"/>
        </w:rPr>
      </w:pPr>
      <w:commentRangeStart w:id="502"/>
      <w:r>
        <w:rPr>
          <w:noProof/>
        </w:rPr>
        <w:drawing>
          <wp:anchor distT="114300" distB="114300" distL="114300" distR="114300" simplePos="0" relativeHeight="251658240" behindDoc="0" locked="0" layoutInCell="1" hidden="0" allowOverlap="1" wp14:anchorId="5D96CF38" wp14:editId="73767BB7">
            <wp:simplePos x="0" y="0"/>
            <wp:positionH relativeFrom="column">
              <wp:posOffset>-137795</wp:posOffset>
            </wp:positionH>
            <wp:positionV relativeFrom="paragraph">
              <wp:posOffset>276213</wp:posOffset>
            </wp:positionV>
            <wp:extent cx="2397026" cy="2755584"/>
            <wp:effectExtent l="0" t="0" r="0" b="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2397026" cy="2755584"/>
                    </a:xfrm>
                    <a:prstGeom prst="rect">
                      <a:avLst/>
                    </a:prstGeom>
                    <a:ln/>
                  </pic:spPr>
                </pic:pic>
              </a:graphicData>
            </a:graphic>
          </wp:anchor>
        </w:drawing>
      </w:r>
      <w:commentRangeEnd w:id="502"/>
      <w:r>
        <w:rPr>
          <w:rStyle w:val="CommentReference"/>
          <w:sz w:val="24"/>
          <w:szCs w:val="24"/>
        </w:rPr>
        <w:commentReference w:id="502"/>
      </w:r>
    </w:p>
    <w:p w14:paraId="21BD1450" w14:textId="61BA6A2B" w:rsidR="00EB6ED9" w:rsidRDefault="00000000">
      <w:pPr>
        <w:spacing w:after="160" w:line="360" w:lineRule="auto"/>
        <w:jc w:val="both"/>
        <w:rPr>
          <w:color w:val="0070C0"/>
          <w:sz w:val="24"/>
          <w:szCs w:val="24"/>
        </w:rPr>
      </w:pPr>
      <w:r>
        <w:rPr>
          <w:b/>
          <w:bCs/>
          <w:color w:val="0070C0"/>
          <w:sz w:val="24"/>
          <w:szCs w:val="24"/>
        </w:rPr>
        <w:t>Figure 5. ISFS strength within the central-parietal ROI.</w:t>
      </w:r>
      <w:r>
        <w:rPr>
          <w:color w:val="0070C0"/>
          <w:sz w:val="24"/>
          <w:szCs w:val="24"/>
        </w:rPr>
        <w:t xml:space="preserve"> Values are per-subject normalized. Each dot is one subject's mean across the fitted electrodes of the pre-defined central-parietal ROI. The group means followed the expected order (young 1.10, elderly 1.04, MCI 1.01), but the three-group comparison was not significant (one-way ANOVA, p = 0.143).</w:t>
      </w:r>
    </w:p>
    <w:p w14:paraId="6DC0F882" w14:textId="77777777" w:rsidR="00EB6ED9" w:rsidRDefault="00EB6ED9">
      <w:pPr>
        <w:pStyle w:val="Heading3"/>
        <w:spacing w:line="360" w:lineRule="auto"/>
      </w:pPr>
      <w:bookmarkStart w:id="503" w:name="_heading=h.dc74phxo66mq" w:colFirst="0" w:colLast="0"/>
      <w:bookmarkEnd w:id="503"/>
    </w:p>
    <w:p w14:paraId="6BAAEEC6" w14:textId="77777777" w:rsidR="007247A8" w:rsidRDefault="007247A8">
      <w:pPr>
        <w:pStyle w:val="Heading3"/>
        <w:spacing w:line="360" w:lineRule="auto"/>
        <w:rPr>
          <w:ins w:id="504" w:author="Yuval Nir" w:date="2026-08-11T19:35:00Z" w16du:dateUtc="2026-08-11T16:35:00Z"/>
        </w:rPr>
      </w:pPr>
      <w:bookmarkStart w:id="505" w:name="_heading=h.amavk5gqs0yv" w:colFirst="0" w:colLast="0"/>
      <w:bookmarkEnd w:id="505"/>
    </w:p>
    <w:p w14:paraId="1F0A7CF4" w14:textId="79BD3BC5" w:rsidR="00EB6ED9" w:rsidRDefault="00000000">
      <w:pPr>
        <w:pStyle w:val="Heading3"/>
        <w:spacing w:line="360" w:lineRule="auto"/>
      </w:pPr>
      <w:r>
        <w:t>4.6 Peak-frequency and bandwidth topographies show no significant cluster</w:t>
      </w:r>
    </w:p>
    <w:p w14:paraId="70685B81" w14:textId="1D7ECA07" w:rsidR="00EB6ED9" w:rsidRDefault="00000000">
      <w:pPr>
        <w:spacing w:after="160" w:line="360" w:lineRule="auto"/>
        <w:jc w:val="both"/>
        <w:rPr>
          <w:i/>
          <w:iCs/>
          <w:sz w:val="24"/>
          <w:szCs w:val="24"/>
        </w:rPr>
      </w:pPr>
      <w:r>
        <w:rPr>
          <w:sz w:val="24"/>
          <w:szCs w:val="24"/>
        </w:rPr>
        <w:t xml:space="preserve">The same cluster-based permutation procedure was applied to the peak-frequency and bandwidth maps (Figure S1). </w:t>
      </w:r>
      <w:ins w:id="506" w:author="Yuval Nir" w:date="2026-08-11T19:41:00Z" w16du:dateUtc="2026-08-11T16:41:00Z">
        <w:r w:rsidR="005E03B1">
          <w:rPr>
            <w:sz w:val="24"/>
            <w:szCs w:val="24"/>
          </w:rPr>
          <w:t xml:space="preserve">In young adults, topographies resembled those reported previously #REF. When comparing the three groups, </w:t>
        </w:r>
      </w:ins>
      <w:del w:id="507" w:author="Yuval Nir" w:date="2026-08-11T19:41:00Z" w16du:dateUtc="2026-08-11T16:41:00Z">
        <w:r w:rsidDel="005E03B1">
          <w:rPr>
            <w:sz w:val="24"/>
            <w:szCs w:val="24"/>
          </w:rPr>
          <w:delText>P</w:delText>
        </w:r>
      </w:del>
      <w:ins w:id="508" w:author="Yuval Nir" w:date="2026-08-11T19:41:00Z" w16du:dateUtc="2026-08-11T16:41:00Z">
        <w:r w:rsidR="005E03B1">
          <w:rPr>
            <w:sz w:val="24"/>
            <w:szCs w:val="24"/>
          </w:rPr>
          <w:t>p</w:t>
        </w:r>
      </w:ins>
      <w:r>
        <w:rPr>
          <w:sz w:val="24"/>
          <w:szCs w:val="24"/>
        </w:rPr>
        <w:t xml:space="preserve">eak frequency showed a frontal </w:t>
      </w:r>
      <w:r>
        <w:rPr>
          <w:sz w:val="24"/>
          <w:szCs w:val="24"/>
        </w:rPr>
        <w:lastRenderedPageBreak/>
        <w:t>emphasis in young adults that flattened in the older groups, and bandwidth showed no consistent spatial pattern, but neither parameter produced a significant spatial cluster</w:t>
      </w:r>
      <w:r>
        <w:rPr>
          <w:i/>
          <w:iCs/>
          <w:sz w:val="24"/>
          <w:szCs w:val="24"/>
        </w:rPr>
        <w:t>.</w:t>
      </w:r>
    </w:p>
    <w:p w14:paraId="6E8B4CE9" w14:textId="77777777" w:rsidR="00EB6ED9" w:rsidRDefault="00000000">
      <w:pPr>
        <w:pStyle w:val="Heading3"/>
        <w:spacing w:line="360" w:lineRule="auto"/>
      </w:pPr>
      <w:bookmarkStart w:id="509" w:name="_heading=h.5el5kptk64xe" w:colFirst="0" w:colLast="0"/>
      <w:bookmarkEnd w:id="509"/>
      <w:r>
        <w:t>4.7 No association with cognitive score</w:t>
      </w:r>
    </w:p>
    <w:p w14:paraId="711279F5" w14:textId="7A6194CE" w:rsidR="00EB6ED9" w:rsidRDefault="00000000">
      <w:pPr>
        <w:spacing w:after="160" w:line="360" w:lineRule="auto"/>
        <w:jc w:val="both"/>
        <w:rPr>
          <w:i/>
          <w:iCs/>
          <w:sz w:val="24"/>
          <w:szCs w:val="24"/>
        </w:rPr>
      </w:pPr>
      <w:sdt>
        <w:sdtPr>
          <w:tag w:val="goog_rdk_5"/>
          <w:id w:val="1181860016"/>
        </w:sdtPr>
        <w:sdtContent>
          <w:r>
            <w:rPr>
              <w:rFonts w:ascii="Arial Unicode MS" w:eastAsia="Arial Unicode MS" w:hAnsi="Arial Unicode MS" w:cs="Arial Unicode MS"/>
              <w:sz w:val="24"/>
              <w:szCs w:val="24"/>
            </w:rPr>
            <w:t xml:space="preserve">Within the pooled older-adult and MCI sample (n = 44), none of the ISFS </w:t>
          </w:r>
          <w:del w:id="510" w:author="Yuval Nir" w:date="2026-08-11T19:41:00Z" w16du:dateUtc="2026-08-11T16:41:00Z">
            <w:r w:rsidDel="005E03B1">
              <w:rPr>
                <w:rFonts w:ascii="Arial Unicode MS" w:eastAsia="Arial Unicode MS" w:hAnsi="Arial Unicode MS" w:cs="Arial Unicode MS"/>
                <w:sz w:val="24"/>
                <w:szCs w:val="24"/>
              </w:rPr>
              <w:delText xml:space="preserve">scalars </w:delText>
            </w:r>
          </w:del>
          <w:ins w:id="511" w:author="Yuval Nir" w:date="2026-08-11T19:41:00Z" w16du:dateUtc="2026-08-11T16:41:00Z">
            <w:r w:rsidR="005E03B1">
              <w:rPr>
                <w:rFonts w:ascii="Arial Unicode MS" w:eastAsia="Arial Unicode MS" w:hAnsi="Arial Unicode MS" w:cs="Arial Unicode MS"/>
                <w:sz w:val="24"/>
                <w:szCs w:val="24"/>
              </w:rPr>
              <w:t>metrics</w:t>
            </w:r>
            <w:r w:rsidR="005E03B1">
              <w:rPr>
                <w:rFonts w:ascii="Arial Unicode MS" w:eastAsia="Arial Unicode MS" w:hAnsi="Arial Unicode MS" w:cs="Arial Unicode MS"/>
                <w:sz w:val="24"/>
                <w:szCs w:val="24"/>
              </w:rPr>
              <w:t xml:space="preserve"> </w:t>
            </w:r>
          </w:ins>
          <w:r>
            <w:rPr>
              <w:rFonts w:ascii="Arial Unicode MS" w:eastAsia="Arial Unicode MS" w:hAnsi="Arial Unicode MS" w:cs="Arial Unicode MS"/>
              <w:sz w:val="24"/>
              <w:szCs w:val="24"/>
            </w:rPr>
            <w:t>(peak frequency, bandwidth, whole-scalp AUC, or ROI AUC) correlated with MoCA score (all |r| ≤ 0.15, all p ≥ 0.34; Figure S2)</w:t>
          </w:r>
        </w:sdtContent>
      </w:sdt>
      <w:r>
        <w:rPr>
          <w:i/>
          <w:iCs/>
          <w:sz w:val="24"/>
          <w:szCs w:val="24"/>
        </w:rPr>
        <w:t>.</w:t>
      </w:r>
    </w:p>
    <w:p w14:paraId="6CDD9AD2" w14:textId="77777777" w:rsidR="00EB6ED9" w:rsidRDefault="00000000">
      <w:pPr>
        <w:pStyle w:val="Heading2"/>
        <w:spacing w:line="360" w:lineRule="auto"/>
      </w:pPr>
      <w:bookmarkStart w:id="512" w:name="_heading=h.tadg63auf3uv" w:colFirst="0" w:colLast="0"/>
      <w:bookmarkEnd w:id="512"/>
      <w:r>
        <w:t>Discussion</w:t>
      </w:r>
    </w:p>
    <w:p w14:paraId="0C895D02" w14:textId="31FEB2CF" w:rsidR="00EB6ED9" w:rsidRDefault="00000000">
      <w:pPr>
        <w:spacing w:after="160" w:line="360" w:lineRule="auto"/>
        <w:jc w:val="both"/>
        <w:rPr>
          <w:sz w:val="24"/>
          <w:szCs w:val="24"/>
        </w:rPr>
      </w:pPr>
      <w:r>
        <w:rPr>
          <w:sz w:val="24"/>
          <w:szCs w:val="24"/>
        </w:rPr>
        <w:t xml:space="preserve">Applying an established </w:t>
      </w:r>
      <w:del w:id="513" w:author="Yuval Nir" w:date="2026-08-11T19:42:00Z" w16du:dateUtc="2026-08-11T16:42:00Z">
        <w:r w:rsidDel="00D00107">
          <w:rPr>
            <w:sz w:val="24"/>
            <w:szCs w:val="24"/>
          </w:rPr>
          <w:delText xml:space="preserve">young-adult </w:delText>
        </w:r>
      </w:del>
      <w:r>
        <w:rPr>
          <w:sz w:val="24"/>
          <w:szCs w:val="24"/>
        </w:rPr>
        <w:t xml:space="preserve">analysis pipeline to high-density EEG </w:t>
      </w:r>
      <w:del w:id="514" w:author="Yuval Nir" w:date="2026-08-11T19:42:00Z" w16du:dateUtc="2026-08-11T16:42:00Z">
        <w:r w:rsidDel="00D00107">
          <w:rPr>
            <w:sz w:val="24"/>
            <w:szCs w:val="24"/>
          </w:rPr>
          <w:delText xml:space="preserve">in </w:delText>
        </w:r>
      </w:del>
      <w:ins w:id="515" w:author="Yuval Nir" w:date="2026-08-11T19:42:00Z" w16du:dateUtc="2026-08-11T16:42:00Z">
        <w:r w:rsidR="00D00107">
          <w:rPr>
            <w:sz w:val="24"/>
            <w:szCs w:val="24"/>
          </w:rPr>
          <w:t>across</w:t>
        </w:r>
        <w:r w:rsidR="00D00107">
          <w:rPr>
            <w:sz w:val="24"/>
            <w:szCs w:val="24"/>
          </w:rPr>
          <w:t xml:space="preserve"> </w:t>
        </w:r>
      </w:ins>
      <w:r>
        <w:rPr>
          <w:sz w:val="24"/>
          <w:szCs w:val="24"/>
        </w:rPr>
        <w:t>three groups</w:t>
      </w:r>
      <w:ins w:id="516" w:author="Yuval Nir" w:date="2026-08-11T19:42:00Z" w16du:dateUtc="2026-08-11T16:42:00Z">
        <w:r w:rsidR="00D00107">
          <w:rPr>
            <w:sz w:val="24"/>
            <w:szCs w:val="24"/>
          </w:rPr>
          <w:t xml:space="preserve"> of young healthy adults, older healthy participants, and individuals with aMCI</w:t>
        </w:r>
      </w:ins>
      <w:r>
        <w:rPr>
          <w:sz w:val="24"/>
          <w:szCs w:val="24"/>
        </w:rPr>
        <w:t xml:space="preserve">, we found that the </w:t>
      </w:r>
      <w:del w:id="517" w:author="Yuval Nir" w:date="2026-08-11T19:43:00Z" w16du:dateUtc="2026-08-11T16:43:00Z">
        <w:r w:rsidDel="00D00107">
          <w:rPr>
            <w:sz w:val="24"/>
            <w:szCs w:val="24"/>
          </w:rPr>
          <w:delText>infra-slow fluctuation of sigma power</w:delText>
        </w:r>
      </w:del>
      <w:ins w:id="518" w:author="Yuval Nir" w:date="2026-08-11T19:43:00Z" w16du:dateUtc="2026-08-11T16:43:00Z">
        <w:r w:rsidR="00D00107">
          <w:rPr>
            <w:sz w:val="24"/>
            <w:szCs w:val="24"/>
          </w:rPr>
          <w:t>ISFS</w:t>
        </w:r>
      </w:ins>
      <w:r>
        <w:rPr>
          <w:sz w:val="24"/>
          <w:szCs w:val="24"/>
        </w:rPr>
        <w:t xml:space="preserve"> during N2 sleep is reshaped by age along two axes. </w:t>
      </w:r>
      <w:ins w:id="519" w:author="Yuval Nir" w:date="2026-08-11T19:43:00Z" w16du:dateUtc="2026-08-11T16:43:00Z">
        <w:r w:rsidR="00D00107">
          <w:rPr>
            <w:sz w:val="24"/>
            <w:szCs w:val="24"/>
          </w:rPr>
          <w:t xml:space="preserve">First, </w:t>
        </w:r>
      </w:ins>
      <w:del w:id="520" w:author="Yuval Nir" w:date="2026-08-11T19:43:00Z" w16du:dateUtc="2026-08-11T16:43:00Z">
        <w:r w:rsidDel="00D00107">
          <w:rPr>
            <w:sz w:val="24"/>
            <w:szCs w:val="24"/>
          </w:rPr>
          <w:delText>I</w:delText>
        </w:r>
      </w:del>
      <w:ins w:id="521" w:author="Yuval Nir" w:date="2026-08-11T19:43:00Z" w16du:dateUtc="2026-08-11T16:43:00Z">
        <w:r w:rsidR="00D00107">
          <w:rPr>
            <w:sz w:val="24"/>
            <w:szCs w:val="24"/>
          </w:rPr>
          <w:t>i</w:t>
        </w:r>
      </w:ins>
      <w:r>
        <w:rPr>
          <w:sz w:val="24"/>
          <w:szCs w:val="24"/>
        </w:rPr>
        <w:t xml:space="preserve">ts peak frequency was </w:t>
      </w:r>
      <w:ins w:id="522" w:author="Yuval Nir" w:date="2026-08-11T19:43:00Z" w16du:dateUtc="2026-08-11T16:43:00Z">
        <w:r w:rsidR="00D00107">
          <w:rPr>
            <w:sz w:val="24"/>
            <w:szCs w:val="24"/>
          </w:rPr>
          <w:t xml:space="preserve">higher </w:t>
        </w:r>
      </w:ins>
      <w:del w:id="523" w:author="Yuval Nir" w:date="2026-08-11T19:43:00Z" w16du:dateUtc="2026-08-11T16:43:00Z">
        <w:r w:rsidDel="00D00107">
          <w:rPr>
            <w:sz w:val="24"/>
            <w:szCs w:val="24"/>
          </w:rPr>
          <w:delText xml:space="preserve">faster </w:delText>
        </w:r>
      </w:del>
      <w:r>
        <w:rPr>
          <w:sz w:val="24"/>
          <w:szCs w:val="24"/>
        </w:rPr>
        <w:t>in both older groups than in young adults (p = 0.0026)</w:t>
      </w:r>
      <w:ins w:id="524" w:author="Yuval Nir" w:date="2026-08-11T19:43:00Z" w16du:dateUtc="2026-08-11T16:43:00Z">
        <w:r w:rsidR="00D00107">
          <w:rPr>
            <w:sz w:val="24"/>
            <w:szCs w:val="24"/>
          </w:rPr>
          <w:t xml:space="preserve">. Second, </w:t>
        </w:r>
      </w:ins>
      <w:del w:id="525" w:author="Yuval Nir" w:date="2026-08-11T19:43:00Z" w16du:dateUtc="2026-08-11T16:43:00Z">
        <w:r w:rsidDel="00D00107">
          <w:rPr>
            <w:sz w:val="24"/>
            <w:szCs w:val="24"/>
          </w:rPr>
          <w:delText xml:space="preserve">, and </w:delText>
        </w:r>
      </w:del>
      <w:r>
        <w:rPr>
          <w:sz w:val="24"/>
          <w:szCs w:val="24"/>
        </w:rPr>
        <w:t xml:space="preserve">its overall strength, although </w:t>
      </w:r>
      <w:ins w:id="526" w:author="Yuval Nir" w:date="2026-08-11T19:43:00Z" w16du:dateUtc="2026-08-11T16:43:00Z">
        <w:r w:rsidR="00D00107">
          <w:rPr>
            <w:sz w:val="24"/>
            <w:szCs w:val="24"/>
          </w:rPr>
          <w:t xml:space="preserve">similar </w:t>
        </w:r>
      </w:ins>
      <w:del w:id="527" w:author="Yuval Nir" w:date="2026-08-11T19:43:00Z" w16du:dateUtc="2026-08-11T16:43:00Z">
        <w:r w:rsidDel="00D00107">
          <w:rPr>
            <w:sz w:val="24"/>
            <w:szCs w:val="24"/>
          </w:rPr>
          <w:delText xml:space="preserve">preserved </w:delText>
        </w:r>
      </w:del>
      <w:r>
        <w:rPr>
          <w:sz w:val="24"/>
          <w:szCs w:val="24"/>
        </w:rPr>
        <w:t xml:space="preserve">when averaged across the whole scalp, </w:t>
      </w:r>
      <w:ins w:id="528" w:author="Yuval Nir" w:date="2026-08-11T19:44:00Z" w16du:dateUtc="2026-08-11T16:44:00Z">
        <w:r w:rsidR="00D00107">
          <w:rPr>
            <w:sz w:val="24"/>
            <w:szCs w:val="24"/>
          </w:rPr>
          <w:t xml:space="preserve">exhibited a focal hotspot </w:t>
        </w:r>
      </w:ins>
      <w:del w:id="529" w:author="Yuval Nir" w:date="2026-08-11T19:44:00Z" w16du:dateUtc="2026-08-11T16:44:00Z">
        <w:r w:rsidDel="00D00107">
          <w:rPr>
            <w:sz w:val="24"/>
            <w:szCs w:val="24"/>
          </w:rPr>
          <w:delText xml:space="preserve">was reduced focally </w:delText>
        </w:r>
      </w:del>
      <w:r>
        <w:rPr>
          <w:sz w:val="24"/>
          <w:szCs w:val="24"/>
        </w:rPr>
        <w:t>over central-parietal cortex</w:t>
      </w:r>
      <w:ins w:id="530" w:author="Yuval Nir" w:date="2026-08-11T19:44:00Z" w16du:dateUtc="2026-08-11T16:44:00Z">
        <w:r w:rsidR="00D00107">
          <w:rPr>
            <w:sz w:val="24"/>
            <w:szCs w:val="24"/>
          </w:rPr>
          <w:t xml:space="preserve"> in young adults, but </w:t>
        </w:r>
      </w:ins>
      <w:del w:id="531" w:author="Yuval Nir" w:date="2026-08-11T19:44:00Z" w16du:dateUtc="2026-08-11T16:44:00Z">
        <w:r w:rsidDel="00D00107">
          <w:rPr>
            <w:sz w:val="24"/>
            <w:szCs w:val="24"/>
          </w:rPr>
          <w:delText>, where young adults showed a pronounced spectral-area hotspot that</w:delText>
        </w:r>
      </w:del>
      <w:ins w:id="532" w:author="Yuval Nir" w:date="2026-08-11T19:44:00Z" w16du:dateUtc="2026-08-11T16:44:00Z">
        <w:r w:rsidR="00D00107">
          <w:rPr>
            <w:sz w:val="24"/>
            <w:szCs w:val="24"/>
          </w:rPr>
          <w:t>this focal hotspot</w:t>
        </w:r>
      </w:ins>
      <w:ins w:id="533" w:author="Yuval Nir" w:date="2026-08-11T19:45:00Z" w16du:dateUtc="2026-08-11T16:45:00Z">
        <w:r w:rsidR="00D00107">
          <w:rPr>
            <w:sz w:val="24"/>
            <w:szCs w:val="24"/>
          </w:rPr>
          <w:t xml:space="preserve"> “</w:t>
        </w:r>
      </w:ins>
      <w:del w:id="534" w:author="Yuval Nir" w:date="2026-08-11T19:45:00Z" w16du:dateUtc="2026-08-11T16:45:00Z">
        <w:r w:rsidDel="00D00107">
          <w:rPr>
            <w:sz w:val="24"/>
            <w:szCs w:val="24"/>
          </w:rPr>
          <w:delText xml:space="preserve"> </w:delText>
        </w:r>
      </w:del>
      <w:r>
        <w:rPr>
          <w:sz w:val="24"/>
          <w:szCs w:val="24"/>
        </w:rPr>
        <w:t>flattened</w:t>
      </w:r>
      <w:ins w:id="535" w:author="Yuval Nir" w:date="2026-08-11T19:45:00Z" w16du:dateUtc="2026-08-11T16:45:00Z">
        <w:r w:rsidR="00D00107">
          <w:rPr>
            <w:sz w:val="24"/>
            <w:szCs w:val="24"/>
          </w:rPr>
          <w:t>” and became significantly more diffuse</w:t>
        </w:r>
      </w:ins>
      <w:r>
        <w:rPr>
          <w:sz w:val="24"/>
          <w:szCs w:val="24"/>
        </w:rPr>
        <w:t xml:space="preserve"> with age (cluster p = 0.023). A parallel tendency toward broader spectral width was present in the same direction but did not reach significance (p = 0.061); this effect was borderline and sensitive to which subjects were included, having reached significance in an earlier subject set, and is best read as a trend rather than an established effect. </w:t>
      </w:r>
      <w:del w:id="536" w:author="Yuval Nir" w:date="2026-08-11T19:47:00Z" w16du:dateUtc="2026-08-11T16:47:00Z">
        <w:r w:rsidDel="00D00107">
          <w:rPr>
            <w:sz w:val="24"/>
            <w:szCs w:val="24"/>
          </w:rPr>
          <w:delText>Most consequentially, p</w:delText>
        </w:r>
      </w:del>
      <w:ins w:id="537" w:author="Yuval Nir" w:date="2026-08-11T19:47:00Z" w16du:dateUtc="2026-08-11T16:47:00Z">
        <w:r w:rsidR="00D00107">
          <w:rPr>
            <w:sz w:val="24"/>
            <w:szCs w:val="24"/>
          </w:rPr>
          <w:t xml:space="preserve">Individuals </w:t>
        </w:r>
      </w:ins>
      <w:del w:id="538" w:author="Yuval Nir" w:date="2026-08-11T19:47:00Z" w16du:dateUtc="2026-08-11T16:47:00Z">
        <w:r w:rsidDel="00D00107">
          <w:rPr>
            <w:sz w:val="24"/>
            <w:szCs w:val="24"/>
          </w:rPr>
          <w:delText xml:space="preserve">atients </w:delText>
        </w:r>
      </w:del>
      <w:r>
        <w:rPr>
          <w:sz w:val="24"/>
          <w:szCs w:val="24"/>
        </w:rPr>
        <w:t xml:space="preserve">with </w:t>
      </w:r>
      <w:ins w:id="539" w:author="Yuval Nir" w:date="2026-08-11T19:47:00Z" w16du:dateUtc="2026-08-11T16:47:00Z">
        <w:r w:rsidR="00D00107">
          <w:rPr>
            <w:sz w:val="24"/>
            <w:szCs w:val="24"/>
          </w:rPr>
          <w:t>a</w:t>
        </w:r>
      </w:ins>
      <w:r>
        <w:rPr>
          <w:sz w:val="24"/>
          <w:szCs w:val="24"/>
        </w:rPr>
        <w:t xml:space="preserve">MCI were statistically indistinguishable from healthy older adults on every ISFS measure, and no ISFS parameter </w:t>
      </w:r>
      <w:ins w:id="540" w:author="Yuval Nir" w:date="2026-08-11T19:47:00Z" w16du:dateUtc="2026-08-11T16:47:00Z">
        <w:r w:rsidR="00D00107">
          <w:rPr>
            <w:sz w:val="24"/>
            <w:szCs w:val="24"/>
          </w:rPr>
          <w:t xml:space="preserve">was associated with cognitive </w:t>
        </w:r>
      </w:ins>
      <w:ins w:id="541" w:author="Yuval Nir" w:date="2026-08-11T19:48:00Z" w16du:dateUtc="2026-08-11T16:48:00Z">
        <w:r w:rsidR="00D00107">
          <w:rPr>
            <w:sz w:val="24"/>
            <w:szCs w:val="24"/>
          </w:rPr>
          <w:t xml:space="preserve">status as captured by </w:t>
        </w:r>
      </w:ins>
      <w:del w:id="542" w:author="Yuval Nir" w:date="2026-08-11T19:48:00Z" w16du:dateUtc="2026-08-11T16:48:00Z">
        <w:r w:rsidDel="00D00107">
          <w:rPr>
            <w:sz w:val="24"/>
            <w:szCs w:val="24"/>
          </w:rPr>
          <w:delText xml:space="preserve">tracked the </w:delText>
        </w:r>
      </w:del>
      <w:r>
        <w:rPr>
          <w:sz w:val="24"/>
          <w:szCs w:val="24"/>
        </w:rPr>
        <w:t>MoCA</w:t>
      </w:r>
      <w:ins w:id="543" w:author="Yuval Nir" w:date="2026-08-11T19:48:00Z" w16du:dateUtc="2026-08-11T16:48:00Z">
        <w:r w:rsidR="00D00107">
          <w:rPr>
            <w:sz w:val="24"/>
            <w:szCs w:val="24"/>
          </w:rPr>
          <w:t xml:space="preserve"> scores</w:t>
        </w:r>
      </w:ins>
      <w:r>
        <w:rPr>
          <w:sz w:val="24"/>
          <w:szCs w:val="24"/>
        </w:rPr>
        <w:t xml:space="preserve">. The dominant </w:t>
      </w:r>
      <w:del w:id="544" w:author="Yuval Nir" w:date="2026-08-11T19:48:00Z" w16du:dateUtc="2026-08-11T16:48:00Z">
        <w:r w:rsidDel="00D00107">
          <w:rPr>
            <w:sz w:val="24"/>
            <w:szCs w:val="24"/>
          </w:rPr>
          <w:delText xml:space="preserve">signal </w:delText>
        </w:r>
      </w:del>
      <w:ins w:id="545" w:author="Yuval Nir" w:date="2026-08-11T19:48:00Z" w16du:dateUtc="2026-08-11T16:48:00Z">
        <w:r w:rsidR="00D00107">
          <w:rPr>
            <w:sz w:val="24"/>
            <w:szCs w:val="24"/>
          </w:rPr>
          <w:t>factor</w:t>
        </w:r>
        <w:r w:rsidR="00D00107">
          <w:rPr>
            <w:sz w:val="24"/>
            <w:szCs w:val="24"/>
          </w:rPr>
          <w:t xml:space="preserve"> </w:t>
        </w:r>
      </w:ins>
      <w:r>
        <w:rPr>
          <w:sz w:val="24"/>
          <w:szCs w:val="24"/>
        </w:rPr>
        <w:t xml:space="preserve">in </w:t>
      </w:r>
      <w:ins w:id="546" w:author="Yuval Nir" w:date="2026-08-11T19:48:00Z" w16du:dateUtc="2026-08-11T16:48:00Z">
        <w:r w:rsidR="00D00107">
          <w:rPr>
            <w:sz w:val="24"/>
            <w:szCs w:val="24"/>
          </w:rPr>
          <w:t>our</w:t>
        </w:r>
      </w:ins>
      <w:del w:id="547" w:author="Yuval Nir" w:date="2026-08-11T19:48:00Z" w16du:dateUtc="2026-08-11T16:48:00Z">
        <w:r w:rsidDel="00D00107">
          <w:rPr>
            <w:sz w:val="24"/>
            <w:szCs w:val="24"/>
          </w:rPr>
          <w:delText>these</w:delText>
        </w:r>
      </w:del>
      <w:r>
        <w:rPr>
          <w:sz w:val="24"/>
          <w:szCs w:val="24"/>
        </w:rPr>
        <w:t xml:space="preserve"> </w:t>
      </w:r>
      <w:ins w:id="548" w:author="Yuval Nir" w:date="2026-08-11T19:48:00Z" w16du:dateUtc="2026-08-11T16:48:00Z">
        <w:r w:rsidR="009765B0">
          <w:rPr>
            <w:sz w:val="24"/>
            <w:szCs w:val="24"/>
          </w:rPr>
          <w:t xml:space="preserve">ISFS </w:t>
        </w:r>
      </w:ins>
      <w:r>
        <w:rPr>
          <w:sz w:val="24"/>
          <w:szCs w:val="24"/>
        </w:rPr>
        <w:t xml:space="preserve">data is therefore </w:t>
      </w:r>
      <w:ins w:id="549" w:author="Yuval Nir" w:date="2026-08-11T19:48:00Z" w16du:dateUtc="2026-08-11T16:48:00Z">
        <w:r w:rsidR="00D00107">
          <w:rPr>
            <w:sz w:val="24"/>
            <w:szCs w:val="24"/>
          </w:rPr>
          <w:t xml:space="preserve">age, rather than </w:t>
        </w:r>
      </w:ins>
      <w:del w:id="550" w:author="Yuval Nir" w:date="2026-08-11T19:48:00Z" w16du:dateUtc="2026-08-11T16:48:00Z">
        <w:r w:rsidDel="00D00107">
          <w:rPr>
            <w:sz w:val="24"/>
            <w:szCs w:val="24"/>
          </w:rPr>
          <w:delText xml:space="preserve">one of healthy aging rather than of </w:delText>
        </w:r>
      </w:del>
      <w:r>
        <w:rPr>
          <w:sz w:val="24"/>
          <w:szCs w:val="24"/>
        </w:rPr>
        <w:t>cognitive impairment.</w:t>
      </w:r>
    </w:p>
    <w:p w14:paraId="0CC1CCCD" w14:textId="65CE46B0" w:rsidR="00EB6ED9" w:rsidRDefault="00000000">
      <w:pPr>
        <w:spacing w:after="160" w:line="360" w:lineRule="auto"/>
        <w:jc w:val="both"/>
        <w:rPr>
          <w:sz w:val="24"/>
          <w:szCs w:val="24"/>
        </w:rPr>
      </w:pPr>
      <w:r>
        <w:rPr>
          <w:sz w:val="24"/>
          <w:szCs w:val="24"/>
        </w:rPr>
        <w:t xml:space="preserve">Both </w:t>
      </w:r>
      <w:del w:id="551" w:author="Yuval Nir" w:date="2026-08-11T19:49:00Z" w16du:dateUtc="2026-08-11T16:49:00Z">
        <w:r w:rsidDel="009765B0">
          <w:rPr>
            <w:sz w:val="24"/>
            <w:szCs w:val="24"/>
          </w:rPr>
          <w:delText xml:space="preserve">directional </w:delText>
        </w:r>
      </w:del>
      <w:ins w:id="552" w:author="Yuval Nir" w:date="2026-08-11T19:49:00Z" w16du:dateUtc="2026-08-11T16:49:00Z">
        <w:r w:rsidR="009765B0">
          <w:rPr>
            <w:sz w:val="24"/>
            <w:szCs w:val="24"/>
          </w:rPr>
          <w:t>observed</w:t>
        </w:r>
        <w:r w:rsidR="009765B0">
          <w:rPr>
            <w:sz w:val="24"/>
            <w:szCs w:val="24"/>
          </w:rPr>
          <w:t xml:space="preserve"> </w:t>
        </w:r>
      </w:ins>
      <w:r>
        <w:rPr>
          <w:sz w:val="24"/>
          <w:szCs w:val="24"/>
        </w:rPr>
        <w:t>changes are consistent with a loss of spatial and temporal precision in the thalamocortical m</w:t>
      </w:r>
      <w:ins w:id="553" w:author="Yuval Nir" w:date="2026-08-11T19:49:00Z" w16du:dateUtc="2026-08-11T16:49:00Z">
        <w:r w:rsidR="009765B0">
          <w:rPr>
            <w:sz w:val="24"/>
            <w:szCs w:val="24"/>
          </w:rPr>
          <w:t xml:space="preserve">echanisms </w:t>
        </w:r>
      </w:ins>
      <w:del w:id="554" w:author="Yuval Nir" w:date="2026-08-11T19:49:00Z" w16du:dateUtc="2026-08-11T16:49:00Z">
        <w:r w:rsidDel="009765B0">
          <w:rPr>
            <w:sz w:val="24"/>
            <w:szCs w:val="24"/>
          </w:rPr>
          <w:delText xml:space="preserve">achinery </w:delText>
        </w:r>
      </w:del>
      <w:r>
        <w:rPr>
          <w:sz w:val="24"/>
          <w:szCs w:val="24"/>
        </w:rPr>
        <w:t>that organize</w:t>
      </w:r>
      <w:del w:id="555" w:author="Yuval Nir" w:date="2026-08-11T19:49:00Z" w16du:dateUtc="2026-08-11T16:49:00Z">
        <w:r w:rsidDel="009765B0">
          <w:rPr>
            <w:sz w:val="24"/>
            <w:szCs w:val="24"/>
          </w:rPr>
          <w:delText>s</w:delText>
        </w:r>
      </w:del>
      <w:r>
        <w:rPr>
          <w:sz w:val="24"/>
          <w:szCs w:val="24"/>
        </w:rPr>
        <w:t xml:space="preserve"> fast spindles. In young adults</w:t>
      </w:r>
      <w:ins w:id="556" w:author="Yuval Nir" w:date="2026-08-11T19:49:00Z" w16du:dateUtc="2026-08-11T16:49:00Z">
        <w:r w:rsidR="009765B0">
          <w:rPr>
            <w:sz w:val="24"/>
            <w:szCs w:val="24"/>
          </w:rPr>
          <w:t>,</w:t>
        </w:r>
      </w:ins>
      <w:r>
        <w:rPr>
          <w:sz w:val="24"/>
          <w:szCs w:val="24"/>
        </w:rPr>
        <w:t xml:space="preserve"> the ISFS is most pronounced in fast spindles and over centro-parieto-occipital cortex⁴,¹⁰, and the central-parietal hotspot recovered here reproduces the young-adult topography first described by Dimitriades and colleagues¹¹. The flattening of that hotspot together with an acceleration of the rhythm suggests that the roughly 0.02 Hz clock pacing spindle trains becomes both faster and less spatially concentrated, so that its energy is no longer focused where fast-</w:t>
      </w:r>
      <w:r>
        <w:rPr>
          <w:sz w:val="24"/>
          <w:szCs w:val="24"/>
        </w:rPr>
        <w:lastRenderedPageBreak/>
        <w:t>spindle generators are densest. A similar loss of spatial structure was visible, though it did not reach significance, in the peak-frequency map: the frontal emphasis seen in young adults became more uniform across the scalp in the older groups, consistent with a general blurring of regional differentiation rather than a change confined to one parameter. A recent point-process analysis of spindle timing found that an infra-slow rhythm with a period of roughly 50 seconds contributes to, but does not dominate, the timing of spindles, with shorter-term refractory dynamics carrying much of the variance²⁶. A focal reduction in ISFS strength therefore need not translate proportionally into disorganized spindle output, and the AUC effect is more safely interpreted as a sensitive index of how the rhythm is distributed than as direct evidence of degraded spindle function.</w:t>
      </w:r>
    </w:p>
    <w:p w14:paraId="01DA9B5C" w14:textId="77777777" w:rsidR="00EB6ED9" w:rsidRDefault="00000000">
      <w:pPr>
        <w:spacing w:after="160" w:line="360" w:lineRule="auto"/>
        <w:jc w:val="both"/>
        <w:rPr>
          <w:sz w:val="24"/>
          <w:szCs w:val="24"/>
        </w:rPr>
      </w:pPr>
      <w:r>
        <w:rPr>
          <w:sz w:val="24"/>
          <w:szCs w:val="24"/>
        </w:rPr>
        <w:t xml:space="preserve">The neuromodulatory systems that pace and generate spindles offer a plausible substrate for these age effects. The same rodent locus-coeruleus and noradrenergic machinery that clocks the infra-slow sigma rhythm⁶⁻⁷ is eroded by aging and early neurodegeneration. </w:t>
      </w:r>
      <w:commentRangeStart w:id="557"/>
      <w:r>
        <w:rPr>
          <w:sz w:val="24"/>
          <w:szCs w:val="24"/>
        </w:rPr>
        <w:t>Cholinergic basal-forebrain projections degenerate along a defined cortical topography in early Alzheimer's disease²⁷, and REM-sleep EEG slowing has been shown to track cortical cholinergic denervation in aging and MCI²⁸, a parallel sleep-EEG signature of the same decline in a different sleep state</w:t>
      </w:r>
      <w:commentRangeEnd w:id="557"/>
      <w:r w:rsidR="009765B0">
        <w:rPr>
          <w:rStyle w:val="CommentReference"/>
          <w:sz w:val="24"/>
          <w:szCs w:val="24"/>
        </w:rPr>
        <w:commentReference w:id="557"/>
      </w:r>
      <w:r>
        <w:rPr>
          <w:sz w:val="24"/>
          <w:szCs w:val="24"/>
        </w:rPr>
        <w:t xml:space="preserve">. </w:t>
      </w:r>
      <w:commentRangeStart w:id="558"/>
      <w:r>
        <w:rPr>
          <w:sz w:val="24"/>
          <w:szCs w:val="24"/>
        </w:rPr>
        <w:t>Against this background of waning neuromodulation, and the documented breakdown of fast-spindle timing with age¹⁵, a faster and spatially more diffuse ISFS points to a thalamocortical and neuromodulatory infrastructure whose temporal and spatial organization coarsens with age, a coarsening that in these data is already fully expressed in healthy older adults.</w:t>
      </w:r>
      <w:commentRangeEnd w:id="558"/>
      <w:r w:rsidR="009765B0">
        <w:rPr>
          <w:rStyle w:val="CommentReference"/>
          <w:sz w:val="24"/>
          <w:szCs w:val="24"/>
        </w:rPr>
        <w:commentReference w:id="558"/>
      </w:r>
    </w:p>
    <w:p w14:paraId="3A86C574" w14:textId="50F9AC36" w:rsidR="00EB6ED9" w:rsidRDefault="0084349B">
      <w:pPr>
        <w:spacing w:after="160" w:line="360" w:lineRule="auto"/>
        <w:jc w:val="both"/>
        <w:rPr>
          <w:sz w:val="24"/>
          <w:szCs w:val="24"/>
        </w:rPr>
      </w:pPr>
      <w:ins w:id="559" w:author="Yuval Nir" w:date="2026-08-11T20:01:00Z" w16du:dateUtc="2026-08-11T17:01:00Z">
        <w:r>
          <w:rPr>
            <w:sz w:val="24"/>
            <w:szCs w:val="24"/>
          </w:rPr>
          <w:t xml:space="preserve">In our hands, </w:t>
        </w:r>
      </w:ins>
      <w:del w:id="560" w:author="Yuval Nir" w:date="2026-08-11T20:01:00Z" w16du:dateUtc="2026-08-11T17:01:00Z">
        <w:r w:rsidR="00000000" w:rsidDel="0084349B">
          <w:rPr>
            <w:sz w:val="24"/>
            <w:szCs w:val="24"/>
          </w:rPr>
          <w:delText xml:space="preserve">The clearest negative result is that </w:delText>
        </w:r>
      </w:del>
      <w:ins w:id="561" w:author="Yuval Nir" w:date="2026-08-11T20:01:00Z" w16du:dateUtc="2026-08-11T17:01:00Z">
        <w:r>
          <w:rPr>
            <w:sz w:val="24"/>
            <w:szCs w:val="24"/>
          </w:rPr>
          <w:t>a</w:t>
        </w:r>
      </w:ins>
      <w:r w:rsidR="00000000">
        <w:rPr>
          <w:sz w:val="24"/>
          <w:szCs w:val="24"/>
        </w:rPr>
        <w:t>MCI contributed no</w:t>
      </w:r>
      <w:del w:id="562" w:author="Yuval Nir" w:date="2026-08-11T19:53:00Z" w16du:dateUtc="2026-08-11T16:53:00Z">
        <w:r w:rsidR="00000000" w:rsidDel="009765B0">
          <w:rPr>
            <w:sz w:val="24"/>
            <w:szCs w:val="24"/>
          </w:rPr>
          <w:delText>thing</w:delText>
        </w:r>
      </w:del>
      <w:r w:rsidR="00000000">
        <w:rPr>
          <w:sz w:val="24"/>
          <w:szCs w:val="24"/>
        </w:rPr>
        <w:t xml:space="preserve"> detectable</w:t>
      </w:r>
      <w:ins w:id="563" w:author="Yuval Nir" w:date="2026-08-11T19:53:00Z" w16du:dateUtc="2026-08-11T16:53:00Z">
        <w:r w:rsidR="009765B0">
          <w:rPr>
            <w:sz w:val="24"/>
            <w:szCs w:val="24"/>
          </w:rPr>
          <w:t xml:space="preserve"> changes to ISFS properties</w:t>
        </w:r>
      </w:ins>
      <w:r w:rsidR="00000000">
        <w:rPr>
          <w:sz w:val="24"/>
          <w:szCs w:val="24"/>
        </w:rPr>
        <w:t xml:space="preserve"> beyond </w:t>
      </w:r>
      <w:ins w:id="564" w:author="Yuval Nir" w:date="2026-08-11T19:53:00Z" w16du:dateUtc="2026-08-11T16:53:00Z">
        <w:r w:rsidR="009765B0">
          <w:rPr>
            <w:sz w:val="24"/>
            <w:szCs w:val="24"/>
          </w:rPr>
          <w:t xml:space="preserve">those observed with older </w:t>
        </w:r>
      </w:ins>
      <w:r w:rsidR="00000000">
        <w:rPr>
          <w:sz w:val="24"/>
          <w:szCs w:val="24"/>
        </w:rPr>
        <w:t xml:space="preserve">age. </w:t>
      </w:r>
      <w:ins w:id="565" w:author="Yuval Nir" w:date="2026-08-11T19:54:00Z" w16du:dateUtc="2026-08-11T16:54:00Z">
        <w:r w:rsidR="009765B0">
          <w:rPr>
            <w:sz w:val="24"/>
            <w:szCs w:val="24"/>
          </w:rPr>
          <w:t xml:space="preserve">While </w:t>
        </w:r>
      </w:ins>
      <w:del w:id="566" w:author="Yuval Nir" w:date="2026-08-11T19:54:00Z" w16du:dateUtc="2026-08-11T16:54:00Z">
        <w:r w:rsidR="00000000" w:rsidDel="009765B0">
          <w:rPr>
            <w:sz w:val="24"/>
            <w:szCs w:val="24"/>
          </w:rPr>
          <w:delText>T</w:delText>
        </w:r>
      </w:del>
      <w:ins w:id="567" w:author="Yuval Nir" w:date="2026-08-11T19:54:00Z" w16du:dateUtc="2026-08-11T16:54:00Z">
        <w:r w:rsidR="009765B0">
          <w:rPr>
            <w:sz w:val="24"/>
            <w:szCs w:val="24"/>
          </w:rPr>
          <w:t>t</w:t>
        </w:r>
      </w:ins>
      <w:r w:rsidR="00000000">
        <w:rPr>
          <w:sz w:val="24"/>
          <w:szCs w:val="24"/>
        </w:rPr>
        <w:t xml:space="preserve">he MCI and elderly groups were closely matched in age and differed, as expected, in cognitive score, </w:t>
      </w:r>
      <w:del w:id="568" w:author="Yuval Nir" w:date="2026-08-11T19:54:00Z" w16du:dateUtc="2026-08-11T16:54:00Z">
        <w:r w:rsidR="00000000" w:rsidDel="009765B0">
          <w:rPr>
            <w:sz w:val="24"/>
            <w:szCs w:val="24"/>
          </w:rPr>
          <w:delText xml:space="preserve">yet </w:delText>
        </w:r>
      </w:del>
      <w:r w:rsidR="00000000">
        <w:rPr>
          <w:sz w:val="24"/>
          <w:szCs w:val="24"/>
        </w:rPr>
        <w:t xml:space="preserve">they were indistinguishable on peak frequency, bandwidth, whole-scalp strength, and the central-parietal cluster alike, and no ISFS measure correlated with the MoCA within the pooled older sample. This contrasts with a literature that has proposed N2 sleep-EEG features, and reduced parietal fast-spindle activity in particular, as candidate early markers of incipient cognitive impairment¹⁶⁻¹⁷. In the present cohort the ISFS behaves as a marker of chronological </w:t>
      </w:r>
      <w:r w:rsidR="00000000">
        <w:rPr>
          <w:sz w:val="24"/>
          <w:szCs w:val="24"/>
        </w:rPr>
        <w:lastRenderedPageBreak/>
        <w:t>aging rather than of cognitive status, and the data temper, rather than support, the use of ISFS as a standalone biomarker of early MCI. One reading is that the changes captured here reflect neuromodulatory and thalamocortical aging that is already well advanced in healthy older adults and that the transition to MCI does not measurably accelerate, at least not at the resolution of these scalp-level summaries. On this view the ISFS tracks how far the brain has aged rather than whether cognition has begun to decline, and its insensitivity to MCI is itself informative about what the rhythm indexes.</w:t>
      </w:r>
    </w:p>
    <w:p w14:paraId="5F51D359" w14:textId="23AFA4EB" w:rsidR="00EB6ED9" w:rsidRDefault="00000000">
      <w:pPr>
        <w:spacing w:after="160" w:line="360" w:lineRule="auto"/>
        <w:jc w:val="both"/>
        <w:rPr>
          <w:sz w:val="24"/>
          <w:szCs w:val="24"/>
        </w:rPr>
      </w:pPr>
      <w:r>
        <w:rPr>
          <w:sz w:val="24"/>
          <w:szCs w:val="24"/>
        </w:rPr>
        <w:t xml:space="preserve">These results can be read alongside a concurrent study by Grollero and colleagues, who measured the same </w:t>
      </w:r>
      <w:del w:id="569" w:author="Yuval Nir" w:date="2026-08-11T19:54:00Z" w16du:dateUtc="2026-08-11T16:54:00Z">
        <w:r w:rsidDel="009765B0">
          <w:rPr>
            <w:sz w:val="24"/>
            <w:szCs w:val="24"/>
          </w:rPr>
          <w:delText xml:space="preserve">family </w:delText>
        </w:r>
      </w:del>
      <w:ins w:id="570" w:author="Yuval Nir" w:date="2026-08-11T19:54:00Z" w16du:dateUtc="2026-08-11T16:54:00Z">
        <w:r w:rsidR="009765B0">
          <w:rPr>
            <w:sz w:val="24"/>
            <w:szCs w:val="24"/>
          </w:rPr>
          <w:t>collection</w:t>
        </w:r>
        <w:r w:rsidR="009765B0">
          <w:rPr>
            <w:sz w:val="24"/>
            <w:szCs w:val="24"/>
          </w:rPr>
          <w:t xml:space="preserve"> </w:t>
        </w:r>
      </w:ins>
      <w:r>
        <w:rPr>
          <w:sz w:val="24"/>
          <w:szCs w:val="24"/>
        </w:rPr>
        <w:t>of ISFS features in clinically diagnosed Alzheimer's disease²⁹. Recording home sleep EEG in ten patients with AD and twenty age-matched healthy controls, they extracted the peak frequency, amplitude, and bandwidth of the sigma-envelope spectrum and related them to plasma markers of AD pathology and to overnight memory. They found the amplitude of the rhythm selectively reduced in AD, with its frequency and bandwidth preserved; the amplitude reduction tracked the plasma amyloid ratio, and bandwidth tracked markers of neurodegeneration and poorer memory retention. Their amplitude result parallels our central-parietal AUC cluster, since both implicate a weakening of the rhythm's strength over central regions, although in our data this weakening accompanies healthy aging whereas in theirs it further separated AD from age-matched controls. The two studies also agree on frequency, which distinguished neither clinical contrast; the acceleration we observed is an effect of age that their older-only design could not capture. They diverge on whether cognitive impairment leaves a mark beyond age: the strength of the rhythm was reduced in their patients with established AD relative to age-matched controls, whereas our analogous strength measure did not separate MCI from healthy older adults, perhaps because MCI is</w:t>
      </w:r>
      <w:commentRangeStart w:id="571"/>
      <w:r>
        <w:rPr>
          <w:sz w:val="24"/>
          <w:szCs w:val="24"/>
        </w:rPr>
        <w:t xml:space="preserve"> an earlier disease stage.</w:t>
      </w:r>
      <w:commentRangeEnd w:id="571"/>
      <w:r w:rsidR="0084349B">
        <w:rPr>
          <w:rStyle w:val="CommentReference"/>
          <w:sz w:val="24"/>
          <w:szCs w:val="24"/>
        </w:rPr>
        <w:commentReference w:id="571"/>
      </w:r>
      <w:r>
        <w:rPr>
          <w:sz w:val="24"/>
          <w:szCs w:val="24"/>
        </w:rPr>
        <w:t xml:space="preserve"> Together, these findings suggest that a disease-specific weakening of the rhythm may emerge later than the MCI stage, and that plasma and memory measures can detect associations a brief cognitive screen cannot. Because their study appeared after the present analysis was complete, the two are best read as independent and largely convergent evidence that the infra-slow sigma rhythm is sensitive to both aging and neurodegeneration.</w:t>
      </w:r>
    </w:p>
    <w:p w14:paraId="6125F6DD" w14:textId="77777777" w:rsidR="00EB6ED9" w:rsidRDefault="00000000">
      <w:pPr>
        <w:spacing w:after="160" w:line="360" w:lineRule="auto"/>
        <w:jc w:val="both"/>
        <w:rPr>
          <w:ins w:id="572" w:author="Yuval Nir" w:date="2026-08-11T20:02:00Z" w16du:dateUtc="2026-08-11T17:02:00Z"/>
          <w:sz w:val="24"/>
          <w:szCs w:val="24"/>
        </w:rPr>
      </w:pPr>
      <w:r>
        <w:rPr>
          <w:sz w:val="24"/>
          <w:szCs w:val="24"/>
        </w:rPr>
        <w:lastRenderedPageBreak/>
        <w:t>Several limitations qualify these conclusions. The groups were of modest size and drawn from two recording sites, and the older and MCI cohorts were clinically and etiologically heterogeneous, which would obscure any subtle MCI-specific effect. Two of the parameters showed age-related tendencies that did not reach significance and should not be treated as robust. The bandwidth difference was not significant (p = 0.061) and, as noted, sensitive to which subjects were included, and the region-of-interest comparison likewise did not reach significance because averaging across the region dilutes a spatially focal effect that the cluster-based analysis captured directly; a larger cohort may yet resolve whether these sub-threshold effects are genuine. The design was cross-sectional, and therefore cannot distinguish individual aging trajectories or identify the subset of MCI patients who will progress; only a within-subject longitudinal design can do that. Cognitive scores were available for only part of the older sample, limiting the power of the brain–behavior analysis. Finally, the criterion we used to count a channel as showing a detectable rhythm was stricter than in earlier work, because we additionally rejected implausibly narrow spectral peaks that a looser criterion would have retained. The detection rates reported here are therefore conservative, and their lower values relative to prior reports reflect this stricter threshold rather than a real scarcity of the rhythm.</w:t>
      </w:r>
    </w:p>
    <w:p w14:paraId="259C3598" w14:textId="2E1CAA77" w:rsidR="0084349B" w:rsidRDefault="0084349B">
      <w:pPr>
        <w:spacing w:after="160" w:line="360" w:lineRule="auto"/>
        <w:jc w:val="both"/>
        <w:rPr>
          <w:sz w:val="24"/>
          <w:szCs w:val="24"/>
        </w:rPr>
      </w:pPr>
      <w:ins w:id="573" w:author="Yuval Nir" w:date="2026-08-11T20:02:00Z" w16du:dateUtc="2026-08-11T17:02:00Z">
        <w:r w:rsidRPr="00CA345D">
          <w:rPr>
            <w:sz w:val="24"/>
            <w:szCs w:val="24"/>
            <w:highlight w:val="lightGray"/>
            <w:rPrChange w:id="574" w:author="Yuval Nir" w:date="2026-08-11T21:18:00Z" w16du:dateUtc="2026-08-11T18:18:00Z">
              <w:rPr>
                <w:sz w:val="24"/>
                <w:szCs w:val="24"/>
              </w:rPr>
            </w:rPrChange>
          </w:rPr>
          <w:t>## I am missing</w:t>
        </w:r>
      </w:ins>
      <w:ins w:id="575" w:author="Yuval Nir" w:date="2026-08-11T20:03:00Z" w16du:dateUtc="2026-08-11T17:03:00Z">
        <w:r w:rsidRPr="00CA345D">
          <w:rPr>
            <w:sz w:val="24"/>
            <w:szCs w:val="24"/>
            <w:highlight w:val="lightGray"/>
            <w:rPrChange w:id="576" w:author="Yuval Nir" w:date="2026-08-11T21:18:00Z" w16du:dateUtc="2026-08-11T18:18:00Z">
              <w:rPr>
                <w:sz w:val="24"/>
                <w:szCs w:val="24"/>
              </w:rPr>
            </w:rPrChange>
          </w:rPr>
          <w:t xml:space="preserve"> </w:t>
        </w:r>
      </w:ins>
      <w:ins w:id="577" w:author="Yuval Nir" w:date="2026-08-11T21:17:00Z" w16du:dateUtc="2026-08-11T18:17:00Z">
        <w:r w:rsidR="00CA345D" w:rsidRPr="00CA345D">
          <w:rPr>
            <w:sz w:val="24"/>
            <w:szCs w:val="24"/>
            <w:highlight w:val="lightGray"/>
            <w:rPrChange w:id="578" w:author="Yuval Nir" w:date="2026-08-11T21:18:00Z" w16du:dateUtc="2026-08-11T18:18:00Z">
              <w:rPr>
                <w:sz w:val="24"/>
                <w:szCs w:val="24"/>
              </w:rPr>
            </w:rPrChange>
          </w:rPr>
          <w:t xml:space="preserve">(1) </w:t>
        </w:r>
      </w:ins>
      <w:ins w:id="579" w:author="Yuval Nir" w:date="2026-08-11T20:03:00Z" w16du:dateUtc="2026-08-11T17:03:00Z">
        <w:r w:rsidRPr="00CA345D">
          <w:rPr>
            <w:sz w:val="24"/>
            <w:szCs w:val="24"/>
            <w:highlight w:val="lightGray"/>
            <w:rPrChange w:id="580" w:author="Yuval Nir" w:date="2026-08-11T21:18:00Z" w16du:dateUtc="2026-08-11T18:18:00Z">
              <w:rPr>
                <w:sz w:val="24"/>
                <w:szCs w:val="24"/>
              </w:rPr>
            </w:rPrChange>
          </w:rPr>
          <w:t xml:space="preserve">a paragraph putting these results in broader context of known changes in sleep between young, old, and MCI. It’s written as if “only the ISFS exists” floats in the air without reference to </w:t>
        </w:r>
      </w:ins>
      <w:ins w:id="581" w:author="Yuval Nir" w:date="2026-08-11T21:16:00Z" w16du:dateUtc="2026-08-11T18:16:00Z">
        <w:r w:rsidR="00391E9E" w:rsidRPr="00CA345D">
          <w:rPr>
            <w:sz w:val="24"/>
            <w:szCs w:val="24"/>
            <w:highlight w:val="lightGray"/>
            <w:rPrChange w:id="582" w:author="Yuval Nir" w:date="2026-08-11T21:18:00Z" w16du:dateUtc="2026-08-11T18:18:00Z">
              <w:rPr>
                <w:sz w:val="24"/>
                <w:szCs w:val="24"/>
              </w:rPr>
            </w:rPrChange>
          </w:rPr>
          <w:t>other things; what is know for example on sleep spindles i</w:t>
        </w:r>
      </w:ins>
      <w:ins w:id="583" w:author="Yuval Nir" w:date="2026-08-11T21:17:00Z" w16du:dateUtc="2026-08-11T18:17:00Z">
        <w:r w:rsidR="00391E9E" w:rsidRPr="00CA345D">
          <w:rPr>
            <w:sz w:val="24"/>
            <w:szCs w:val="24"/>
            <w:highlight w:val="lightGray"/>
            <w:rPrChange w:id="584" w:author="Yuval Nir" w:date="2026-08-11T21:18:00Z" w16du:dateUtc="2026-08-11T18:18:00Z">
              <w:rPr>
                <w:sz w:val="24"/>
                <w:szCs w:val="24"/>
              </w:rPr>
            </w:rPrChange>
          </w:rPr>
          <w:t xml:space="preserve">rrespective of ISFS; what about other infraslow changes like cyclic alternating patten (CAP) – look it up; </w:t>
        </w:r>
        <w:r w:rsidR="00CA345D" w:rsidRPr="00CA345D">
          <w:rPr>
            <w:sz w:val="24"/>
            <w:szCs w:val="24"/>
            <w:highlight w:val="lightGray"/>
            <w:rPrChange w:id="585" w:author="Yuval Nir" w:date="2026-08-11T21:18:00Z" w16du:dateUtc="2026-08-11T18:18:00Z">
              <w:rPr>
                <w:sz w:val="24"/>
                <w:szCs w:val="24"/>
              </w:rPr>
            </w:rPrChange>
          </w:rPr>
          <w:t>(2) a paragraph on what has been found on ISFS irrespecti</w:t>
        </w:r>
      </w:ins>
      <w:ins w:id="586" w:author="Yuval Nir" w:date="2026-08-11T21:18:00Z" w16du:dateUtc="2026-08-11T18:18:00Z">
        <w:r w:rsidR="00CA345D" w:rsidRPr="00CA345D">
          <w:rPr>
            <w:sz w:val="24"/>
            <w:szCs w:val="24"/>
            <w:highlight w:val="lightGray"/>
            <w:rPrChange w:id="587" w:author="Yuval Nir" w:date="2026-08-11T21:18:00Z" w16du:dateUtc="2026-08-11T18:18:00Z">
              <w:rPr>
                <w:sz w:val="24"/>
                <w:szCs w:val="24"/>
              </w:rPr>
            </w:rPrChange>
          </w:rPr>
          <w:t xml:space="preserve">ve of aging/MCI; for example different medical conditions psychiatry neurology what is out there. Do people use same methods; do they report results in similar aspects (e.g. peak frequency, spatial spread) or different things; etc etc </w:t>
        </w:r>
      </w:ins>
      <w:ins w:id="588" w:author="Yuval Nir" w:date="2026-08-11T21:17:00Z" w16du:dateUtc="2026-08-11T18:17:00Z">
        <w:r w:rsidR="00391E9E" w:rsidRPr="00CA345D">
          <w:rPr>
            <w:sz w:val="24"/>
            <w:szCs w:val="24"/>
            <w:highlight w:val="lightGray"/>
            <w:rPrChange w:id="589" w:author="Yuval Nir" w:date="2026-08-11T21:18:00Z" w16du:dateUtc="2026-08-11T18:18:00Z">
              <w:rPr>
                <w:sz w:val="24"/>
                <w:szCs w:val="24"/>
              </w:rPr>
            </w:rPrChange>
          </w:rPr>
          <w:t>##</w:t>
        </w:r>
      </w:ins>
    </w:p>
    <w:p w14:paraId="087C6DF5" w14:textId="77777777" w:rsidR="00EB6ED9" w:rsidRDefault="00000000">
      <w:pPr>
        <w:spacing w:after="160" w:line="360" w:lineRule="auto"/>
        <w:jc w:val="both"/>
        <w:rPr>
          <w:sz w:val="24"/>
          <w:szCs w:val="24"/>
        </w:rPr>
      </w:pPr>
      <w:r>
        <w:rPr>
          <w:sz w:val="24"/>
          <w:szCs w:val="24"/>
        </w:rPr>
        <w:t>Future work should test these effects longitudinally, following older and MCI participants over time to ask whether ISFS topography predicts conversion or tracks decline within individuals, where a cross-sectional comparison cannot. It would also be informative to examine how the ISFS couples to other infra-slow rhythms of sleep, including the slow oscillation and infra-slow hemodynamic fluctuations, and to pursue the rodent locus-</w:t>
      </w:r>
      <w:r>
        <w:rPr>
          <w:sz w:val="24"/>
          <w:szCs w:val="24"/>
        </w:rPr>
        <w:lastRenderedPageBreak/>
        <w:t>coeruleus account translationally, given that the mechanistic origin of the human rhythm remains inferred rather than measured. The infra-slow sigma rhythm of N2 sleep is, on this evidence, a sensitive marker of how healthy aging reshapes the thalamocortical and spindle infrastructure of sleep, becoming faster and losing its central-parietal focus, but in this cohort it carried no signal specific to mild cognitive impairment. Beyond these findings, the study contributes a whole-scalp, topographic, and region-based characterization of the ISFS in aging and MCI that extends a measure previously described only in the young.</w:t>
      </w:r>
      <w:r>
        <w:br w:type="page"/>
      </w:r>
    </w:p>
    <w:p w14:paraId="2892F22C" w14:textId="77777777" w:rsidR="00EB6ED9" w:rsidRDefault="00000000">
      <w:pPr>
        <w:pStyle w:val="Heading2"/>
        <w:spacing w:line="360" w:lineRule="auto"/>
      </w:pPr>
      <w:bookmarkStart w:id="590" w:name="_heading=h.877zaxy2vlog" w:colFirst="0" w:colLast="0"/>
      <w:bookmarkEnd w:id="590"/>
      <w:r>
        <w:lastRenderedPageBreak/>
        <w:t>Supplementary figures</w:t>
      </w:r>
    </w:p>
    <w:p w14:paraId="2861553B" w14:textId="77777777" w:rsidR="00EB6ED9" w:rsidRDefault="00EB6ED9">
      <w:pPr>
        <w:spacing w:line="360" w:lineRule="auto"/>
        <w:rPr>
          <w:sz w:val="24"/>
          <w:szCs w:val="24"/>
        </w:rPr>
      </w:pPr>
    </w:p>
    <w:p w14:paraId="390F8AB5" w14:textId="77777777" w:rsidR="00EB6ED9" w:rsidRDefault="00000000">
      <w:pPr>
        <w:spacing w:line="360" w:lineRule="auto"/>
        <w:rPr>
          <w:sz w:val="24"/>
          <w:szCs w:val="24"/>
        </w:rPr>
      </w:pPr>
      <w:commentRangeStart w:id="591"/>
      <w:r>
        <w:rPr>
          <w:noProof/>
          <w:sz w:val="24"/>
          <w:szCs w:val="24"/>
        </w:rPr>
        <w:drawing>
          <wp:inline distT="114300" distB="114300" distL="114300" distR="114300" wp14:anchorId="6111D201" wp14:editId="03B264BB">
            <wp:extent cx="5943600" cy="3835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835400"/>
                    </a:xfrm>
                    <a:prstGeom prst="rect">
                      <a:avLst/>
                    </a:prstGeom>
                    <a:ln/>
                  </pic:spPr>
                </pic:pic>
              </a:graphicData>
            </a:graphic>
          </wp:inline>
        </w:drawing>
      </w:r>
      <w:commentRangeEnd w:id="591"/>
      <w:r w:rsidR="005E03B1">
        <w:rPr>
          <w:rStyle w:val="CommentReference"/>
          <w:sz w:val="24"/>
          <w:szCs w:val="24"/>
        </w:rPr>
        <w:commentReference w:id="591"/>
      </w:r>
    </w:p>
    <w:p w14:paraId="2449062A" w14:textId="77777777" w:rsidR="00EB6ED9" w:rsidRDefault="00000000">
      <w:pPr>
        <w:spacing w:after="160" w:line="360" w:lineRule="auto"/>
        <w:jc w:val="both"/>
        <w:rPr>
          <w:color w:val="0070C0"/>
          <w:sz w:val="24"/>
          <w:szCs w:val="24"/>
        </w:rPr>
      </w:pPr>
      <w:r>
        <w:rPr>
          <w:b/>
          <w:bCs/>
          <w:color w:val="0070C0"/>
          <w:sz w:val="24"/>
          <w:szCs w:val="24"/>
        </w:rPr>
        <w:t>Figure S1. Peak-frequency and bandwidth topographies.</w:t>
      </w:r>
      <w:r>
        <w:rPr>
          <w:b/>
          <w:bCs/>
          <w:color w:val="0070C0"/>
          <w:sz w:val="24"/>
          <w:szCs w:val="24"/>
          <w:shd w:val="clear" w:color="auto" w:fill="F1F3F4"/>
        </w:rPr>
        <w:t xml:space="preserve"> </w:t>
      </w:r>
      <w:r>
        <w:rPr>
          <w:color w:val="0070C0"/>
          <w:sz w:val="24"/>
          <w:szCs w:val="24"/>
        </w:rPr>
        <w:t>Maps are per-subject normalized. A) Peak frequency shows a frontal emphasis in young adults that flattens with age. B) Bandwidth shows no consistent spatial pattern across groups. Neither parameter produced a significant spatial cluster.</w:t>
      </w:r>
    </w:p>
    <w:p w14:paraId="207E4CE1" w14:textId="77777777" w:rsidR="00EB6ED9" w:rsidRDefault="00EB6ED9">
      <w:pPr>
        <w:spacing w:after="160" w:line="360" w:lineRule="auto"/>
        <w:rPr>
          <w:sz w:val="24"/>
          <w:szCs w:val="24"/>
        </w:rPr>
      </w:pPr>
    </w:p>
    <w:p w14:paraId="2858227D" w14:textId="77777777" w:rsidR="00EB6ED9" w:rsidRDefault="00000000">
      <w:pPr>
        <w:spacing w:after="160" w:line="360" w:lineRule="auto"/>
        <w:rPr>
          <w:sz w:val="24"/>
          <w:szCs w:val="24"/>
        </w:rPr>
      </w:pPr>
      <w:commentRangeStart w:id="592"/>
      <w:r>
        <w:rPr>
          <w:noProof/>
          <w:sz w:val="24"/>
          <w:szCs w:val="24"/>
        </w:rPr>
        <w:lastRenderedPageBreak/>
        <w:drawing>
          <wp:inline distT="114300" distB="114300" distL="114300" distR="114300" wp14:anchorId="6DCF10C7" wp14:editId="3BC3A0FF">
            <wp:extent cx="5943600" cy="4622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4622800"/>
                    </a:xfrm>
                    <a:prstGeom prst="rect">
                      <a:avLst/>
                    </a:prstGeom>
                    <a:ln/>
                  </pic:spPr>
                </pic:pic>
              </a:graphicData>
            </a:graphic>
          </wp:inline>
        </w:drawing>
      </w:r>
      <w:commentRangeEnd w:id="592"/>
      <w:r w:rsidR="005F6FFB">
        <w:rPr>
          <w:rStyle w:val="CommentReference"/>
          <w:sz w:val="24"/>
          <w:szCs w:val="24"/>
        </w:rPr>
        <w:commentReference w:id="592"/>
      </w:r>
    </w:p>
    <w:p w14:paraId="582FEB94" w14:textId="77777777" w:rsidR="00EB6ED9" w:rsidRDefault="00000000">
      <w:pPr>
        <w:spacing w:after="160" w:line="360" w:lineRule="auto"/>
        <w:jc w:val="both"/>
        <w:rPr>
          <w:sz w:val="24"/>
          <w:szCs w:val="24"/>
        </w:rPr>
      </w:pPr>
      <w:r>
        <w:rPr>
          <w:b/>
          <w:bCs/>
          <w:color w:val="0070C0"/>
          <w:sz w:val="24"/>
          <w:szCs w:val="24"/>
        </w:rPr>
        <w:t xml:space="preserve">Figure S2. ISFS scalars versus MoCA. </w:t>
      </w:r>
      <w:sdt>
        <w:sdtPr>
          <w:tag w:val="goog_rdk_6"/>
          <w:id w:val="-1304944953"/>
        </w:sdtPr>
        <w:sdtContent>
          <w:r>
            <w:rPr>
              <w:rFonts w:ascii="Arial Unicode MS" w:eastAsia="Arial Unicode MS" w:hAnsi="Arial Unicode MS" w:cs="Arial Unicode MS"/>
              <w:color w:val="0070C0"/>
              <w:sz w:val="24"/>
              <w:szCs w:val="24"/>
            </w:rPr>
            <w:t>The sample is the pooled elderly and MCI group (n = 44). Each panel plots one scalar (peak frequency, bandwidth, whole-scalp AUC, or ROI AUC) against MoCA score. No scalar correlated with MoCA (all |r| ≤ 0.15, all p ≥ 0.34; Pearson and Spearman).</w:t>
          </w:r>
        </w:sdtContent>
      </w:sdt>
    </w:p>
    <w:p w14:paraId="416D6242" w14:textId="77777777" w:rsidR="00EB6ED9" w:rsidRDefault="00000000">
      <w:pPr>
        <w:pStyle w:val="Heading2"/>
        <w:spacing w:line="360" w:lineRule="auto"/>
      </w:pPr>
      <w:bookmarkStart w:id="593" w:name="_heading=h.jnzuuvk0w95v" w:colFirst="0" w:colLast="0"/>
      <w:bookmarkEnd w:id="593"/>
      <w:r>
        <w:br w:type="page"/>
      </w:r>
    </w:p>
    <w:p w14:paraId="1C5F617C" w14:textId="77777777" w:rsidR="00EB6ED9" w:rsidRDefault="00000000">
      <w:pPr>
        <w:pStyle w:val="Heading2"/>
        <w:spacing w:line="360" w:lineRule="auto"/>
        <w:rPr>
          <w:sz w:val="24"/>
          <w:szCs w:val="24"/>
        </w:rPr>
      </w:pPr>
      <w:bookmarkStart w:id="594" w:name="_heading=h.283sxjxq60pr" w:colFirst="0" w:colLast="0"/>
      <w:bookmarkEnd w:id="594"/>
      <w:r>
        <w:lastRenderedPageBreak/>
        <w:t>References</w:t>
      </w:r>
    </w:p>
    <w:p w14:paraId="122B8DEB" w14:textId="77777777" w:rsidR="00EB6ED9" w:rsidRDefault="00000000">
      <w:pPr>
        <w:numPr>
          <w:ilvl w:val="0"/>
          <w:numId w:val="1"/>
        </w:numPr>
        <w:spacing w:after="200" w:line="360" w:lineRule="auto"/>
        <w:rPr>
          <w:sz w:val="24"/>
          <w:szCs w:val="24"/>
        </w:rPr>
      </w:pPr>
      <w:r>
        <w:rPr>
          <w:sz w:val="24"/>
          <w:szCs w:val="24"/>
        </w:rPr>
        <w:t xml:space="preserve">Fernandez LMJ, Lüthi A. Sleep spindles: mechanisms and functions. </w:t>
      </w:r>
      <w:r>
        <w:rPr>
          <w:i/>
          <w:iCs/>
          <w:sz w:val="24"/>
          <w:szCs w:val="24"/>
        </w:rPr>
        <w:t>Physiological Reviews</w:t>
      </w:r>
      <w:r>
        <w:rPr>
          <w:sz w:val="24"/>
          <w:szCs w:val="24"/>
        </w:rPr>
        <w:t xml:space="preserve">. 2020;100(2):805–868. </w:t>
      </w:r>
      <w:hyperlink r:id="rId20">
        <w:r>
          <w:rPr>
            <w:color w:val="1155CC"/>
            <w:sz w:val="24"/>
            <w:szCs w:val="24"/>
            <w:u w:val="single"/>
          </w:rPr>
          <w:t>https://doi.org/10.1152/physrev.00042.2018</w:t>
        </w:r>
      </w:hyperlink>
    </w:p>
    <w:p w14:paraId="2BF028DE" w14:textId="77777777" w:rsidR="00EB6ED9" w:rsidRDefault="00000000">
      <w:pPr>
        <w:numPr>
          <w:ilvl w:val="0"/>
          <w:numId w:val="1"/>
        </w:numPr>
        <w:spacing w:after="200" w:line="360" w:lineRule="auto"/>
        <w:rPr>
          <w:sz w:val="24"/>
          <w:szCs w:val="24"/>
        </w:rPr>
      </w:pPr>
      <w:r w:rsidRPr="00505D41">
        <w:rPr>
          <w:sz w:val="24"/>
          <w:szCs w:val="24"/>
          <w:lang w:val="it-IT"/>
        </w:rPr>
        <w:t xml:space="preserve">Andrillon T, Nir Y, Staba RJ, Ferrarelli F, Cirelli C, Tononi G, et al. </w:t>
      </w:r>
      <w:r>
        <w:rPr>
          <w:sz w:val="24"/>
          <w:szCs w:val="24"/>
        </w:rPr>
        <w:t xml:space="preserve">Sleep spindles in humans: insights from intracranial EEG and unit recordings. </w:t>
      </w:r>
      <w:r>
        <w:rPr>
          <w:i/>
          <w:iCs/>
          <w:sz w:val="24"/>
          <w:szCs w:val="24"/>
        </w:rPr>
        <w:t>Journal of Neuroscience</w:t>
      </w:r>
      <w:r>
        <w:rPr>
          <w:sz w:val="24"/>
          <w:szCs w:val="24"/>
        </w:rPr>
        <w:t xml:space="preserve">. 2011;31(49):17821–17834. </w:t>
      </w:r>
      <w:hyperlink r:id="rId21">
        <w:r>
          <w:rPr>
            <w:color w:val="1155CC"/>
            <w:sz w:val="24"/>
            <w:szCs w:val="24"/>
            <w:u w:val="single"/>
          </w:rPr>
          <w:t>https://doi.org/10.1523/JNEUROSCI.2604-11.2011</w:t>
        </w:r>
      </w:hyperlink>
    </w:p>
    <w:p w14:paraId="375CA4D7" w14:textId="77777777" w:rsidR="00EB6ED9" w:rsidRDefault="00000000">
      <w:pPr>
        <w:numPr>
          <w:ilvl w:val="0"/>
          <w:numId w:val="1"/>
        </w:numPr>
        <w:spacing w:after="200" w:line="360" w:lineRule="auto"/>
        <w:rPr>
          <w:sz w:val="24"/>
          <w:szCs w:val="24"/>
        </w:rPr>
      </w:pPr>
      <w:r>
        <w:rPr>
          <w:sz w:val="24"/>
          <w:szCs w:val="24"/>
        </w:rPr>
        <w:t xml:space="preserve">Purcell SM, Manoach DS, Demanuele C, Cade BE, Mariani S, Cox R, et al. Characterizing sleep spindles in 11,630 individuals from the National Sleep Research Resource. </w:t>
      </w:r>
      <w:r>
        <w:rPr>
          <w:i/>
          <w:iCs/>
          <w:sz w:val="24"/>
          <w:szCs w:val="24"/>
        </w:rPr>
        <w:t>Nature Communications</w:t>
      </w:r>
      <w:r>
        <w:rPr>
          <w:sz w:val="24"/>
          <w:szCs w:val="24"/>
        </w:rPr>
        <w:t xml:space="preserve">. 2017;8:15930. </w:t>
      </w:r>
      <w:hyperlink r:id="rId22">
        <w:r>
          <w:rPr>
            <w:color w:val="1155CC"/>
            <w:sz w:val="24"/>
            <w:szCs w:val="24"/>
            <w:u w:val="single"/>
          </w:rPr>
          <w:t>https://doi.org/10.1038/ncomms15930</w:t>
        </w:r>
      </w:hyperlink>
    </w:p>
    <w:p w14:paraId="782C9DED" w14:textId="77777777" w:rsidR="00EB6ED9" w:rsidRDefault="00000000">
      <w:pPr>
        <w:numPr>
          <w:ilvl w:val="0"/>
          <w:numId w:val="1"/>
        </w:numPr>
        <w:spacing w:after="200" w:line="360" w:lineRule="auto"/>
        <w:rPr>
          <w:sz w:val="24"/>
          <w:szCs w:val="24"/>
        </w:rPr>
      </w:pPr>
      <w:r>
        <w:rPr>
          <w:sz w:val="24"/>
          <w:szCs w:val="24"/>
        </w:rPr>
        <w:t xml:space="preserve">Mölle M, Bergmann TO, Marshall L, Born J. Fast and Slow Spindles during the Sleep Slow Oscillation: Disparate Coalescence and Engagement in Memory Processing. </w:t>
      </w:r>
      <w:r>
        <w:rPr>
          <w:i/>
          <w:iCs/>
          <w:sz w:val="24"/>
          <w:szCs w:val="24"/>
        </w:rPr>
        <w:t>SLEEP</w:t>
      </w:r>
      <w:r>
        <w:rPr>
          <w:sz w:val="24"/>
          <w:szCs w:val="24"/>
        </w:rPr>
        <w:t xml:space="preserve">. 2011;34(10):1411–1421. </w:t>
      </w:r>
      <w:hyperlink r:id="rId23">
        <w:r>
          <w:rPr>
            <w:color w:val="1155CC"/>
            <w:sz w:val="24"/>
            <w:szCs w:val="24"/>
            <w:u w:val="single"/>
          </w:rPr>
          <w:t>https://doi.org/10.5665/SLEEP.1290</w:t>
        </w:r>
      </w:hyperlink>
    </w:p>
    <w:p w14:paraId="62B3746C" w14:textId="77777777" w:rsidR="00EB6ED9" w:rsidRDefault="00000000">
      <w:pPr>
        <w:numPr>
          <w:ilvl w:val="0"/>
          <w:numId w:val="1"/>
        </w:numPr>
        <w:spacing w:after="200" w:line="360" w:lineRule="auto"/>
        <w:rPr>
          <w:sz w:val="24"/>
          <w:szCs w:val="24"/>
        </w:rPr>
      </w:pPr>
      <w:r>
        <w:rPr>
          <w:sz w:val="24"/>
          <w:szCs w:val="24"/>
        </w:rPr>
        <w:t xml:space="preserve">Boutin A, Doyon J. A sleep spindle framework for motor memory consolidation. </w:t>
      </w:r>
      <w:r>
        <w:rPr>
          <w:i/>
          <w:iCs/>
          <w:sz w:val="24"/>
          <w:szCs w:val="24"/>
        </w:rPr>
        <w:t>Philosophical Transactions of the Royal Society B: Biological Sciences</w:t>
      </w:r>
      <w:r>
        <w:rPr>
          <w:sz w:val="24"/>
          <w:szCs w:val="24"/>
        </w:rPr>
        <w:t xml:space="preserve">. 2020;375(1799):20190232. </w:t>
      </w:r>
      <w:hyperlink r:id="rId24">
        <w:r>
          <w:rPr>
            <w:color w:val="1155CC"/>
            <w:sz w:val="24"/>
            <w:szCs w:val="24"/>
            <w:u w:val="single"/>
          </w:rPr>
          <w:t>https://doi.org/10.1098/rstb.2019.0232</w:t>
        </w:r>
      </w:hyperlink>
    </w:p>
    <w:p w14:paraId="19863FA9" w14:textId="77777777" w:rsidR="00EB6ED9" w:rsidRDefault="00000000">
      <w:pPr>
        <w:numPr>
          <w:ilvl w:val="0"/>
          <w:numId w:val="1"/>
        </w:numPr>
        <w:spacing w:after="200" w:line="360" w:lineRule="auto"/>
        <w:rPr>
          <w:sz w:val="24"/>
          <w:szCs w:val="24"/>
        </w:rPr>
      </w:pPr>
      <w:r>
        <w:rPr>
          <w:sz w:val="24"/>
          <w:szCs w:val="24"/>
        </w:rPr>
        <w:t xml:space="preserve">Lecci S, Fernandez LMJ, Weber FD, Cardis R, Chatton JY, Born J, et al. Coordinated infraslow neural and cardiac oscillations mark fragility and offline periods in mammalian sleep. </w:t>
      </w:r>
      <w:r>
        <w:rPr>
          <w:i/>
          <w:iCs/>
          <w:sz w:val="24"/>
          <w:szCs w:val="24"/>
        </w:rPr>
        <w:t>Science Advances</w:t>
      </w:r>
      <w:r>
        <w:rPr>
          <w:sz w:val="24"/>
          <w:szCs w:val="24"/>
        </w:rPr>
        <w:t xml:space="preserve">. 2017;3(2):e1602026. </w:t>
      </w:r>
      <w:hyperlink r:id="rId25">
        <w:r>
          <w:rPr>
            <w:color w:val="1155CC"/>
            <w:sz w:val="24"/>
            <w:szCs w:val="24"/>
            <w:u w:val="single"/>
          </w:rPr>
          <w:t>https://doi.org/10.1126/sciadv.1602026</w:t>
        </w:r>
      </w:hyperlink>
    </w:p>
    <w:p w14:paraId="4E44E380" w14:textId="77777777" w:rsidR="00EB6ED9" w:rsidRDefault="00000000">
      <w:pPr>
        <w:numPr>
          <w:ilvl w:val="0"/>
          <w:numId w:val="1"/>
        </w:numPr>
        <w:spacing w:after="200" w:line="360" w:lineRule="auto"/>
        <w:rPr>
          <w:sz w:val="24"/>
          <w:szCs w:val="24"/>
        </w:rPr>
      </w:pPr>
      <w:r w:rsidRPr="00505D41">
        <w:rPr>
          <w:sz w:val="24"/>
          <w:szCs w:val="24"/>
          <w:lang w:val="it-IT"/>
        </w:rPr>
        <w:t xml:space="preserve">Osorio-Forero A, Cardis R, Vantomme G, Guillaume-Gentil A, Katsioudi G, Devenoges C, et al. </w:t>
      </w:r>
      <w:r>
        <w:rPr>
          <w:sz w:val="24"/>
          <w:szCs w:val="24"/>
        </w:rPr>
        <w:t xml:space="preserve">Noradrenergic circuit control of non-REM sleep substates. </w:t>
      </w:r>
      <w:r>
        <w:rPr>
          <w:i/>
          <w:iCs/>
          <w:sz w:val="24"/>
          <w:szCs w:val="24"/>
        </w:rPr>
        <w:t>Current Biology</w:t>
      </w:r>
      <w:r>
        <w:rPr>
          <w:sz w:val="24"/>
          <w:szCs w:val="24"/>
        </w:rPr>
        <w:t xml:space="preserve">. 2021;31(22):5009–5023. </w:t>
      </w:r>
      <w:hyperlink r:id="rId26">
        <w:r>
          <w:rPr>
            <w:color w:val="1155CC"/>
            <w:sz w:val="24"/>
            <w:szCs w:val="24"/>
            <w:u w:val="single"/>
          </w:rPr>
          <w:t>https://doi.org/10.1016/j.cub.2021.09.041</w:t>
        </w:r>
      </w:hyperlink>
    </w:p>
    <w:p w14:paraId="43D88CAD" w14:textId="77777777" w:rsidR="00EB6ED9" w:rsidRDefault="00000000">
      <w:pPr>
        <w:numPr>
          <w:ilvl w:val="0"/>
          <w:numId w:val="1"/>
        </w:numPr>
        <w:spacing w:after="200" w:line="360" w:lineRule="auto"/>
        <w:rPr>
          <w:sz w:val="24"/>
          <w:szCs w:val="24"/>
        </w:rPr>
      </w:pPr>
      <w:r>
        <w:rPr>
          <w:sz w:val="24"/>
          <w:szCs w:val="24"/>
        </w:rPr>
        <w:lastRenderedPageBreak/>
        <w:t xml:space="preserve">Kjaerby C, Andersen M, Hauglund N, Untiet V, Dall C, Sigurdsson B, et al. Memory-enhancing properties of sleep depend on the oscillatory amplitude of norepinephrine. </w:t>
      </w:r>
      <w:r>
        <w:rPr>
          <w:i/>
          <w:iCs/>
          <w:sz w:val="24"/>
          <w:szCs w:val="24"/>
        </w:rPr>
        <w:t>Nature Neuroscience</w:t>
      </w:r>
      <w:r>
        <w:rPr>
          <w:sz w:val="24"/>
          <w:szCs w:val="24"/>
        </w:rPr>
        <w:t xml:space="preserve">. 2022;25(8):1059–1070. </w:t>
      </w:r>
      <w:hyperlink r:id="rId27">
        <w:r>
          <w:rPr>
            <w:color w:val="1155CC"/>
            <w:sz w:val="24"/>
            <w:szCs w:val="24"/>
            <w:u w:val="single"/>
          </w:rPr>
          <w:t>https://doi.org/10.1038/s41593-022-01102-9</w:t>
        </w:r>
      </w:hyperlink>
    </w:p>
    <w:p w14:paraId="6599A741" w14:textId="77777777" w:rsidR="00EB6ED9" w:rsidRDefault="00000000">
      <w:pPr>
        <w:numPr>
          <w:ilvl w:val="0"/>
          <w:numId w:val="1"/>
        </w:numPr>
        <w:spacing w:after="200" w:line="360" w:lineRule="auto"/>
        <w:rPr>
          <w:sz w:val="24"/>
          <w:szCs w:val="24"/>
        </w:rPr>
      </w:pPr>
      <w:r>
        <w:rPr>
          <w:sz w:val="24"/>
          <w:szCs w:val="24"/>
        </w:rPr>
        <w:t xml:space="preserve">Cardis R, Lecci S, Fernandez LMJ, Osorio-Forero A, Chu Sin Chung P, Fulda S, et al. Cortico-autonomic local arousals and heightened somatosensory arousability during NREMS of mice in neuropathic pain. </w:t>
      </w:r>
      <w:r>
        <w:rPr>
          <w:i/>
          <w:iCs/>
          <w:sz w:val="24"/>
          <w:szCs w:val="24"/>
        </w:rPr>
        <w:t>eLife</w:t>
      </w:r>
      <w:r>
        <w:rPr>
          <w:sz w:val="24"/>
          <w:szCs w:val="24"/>
        </w:rPr>
        <w:t xml:space="preserve">. 2021;10:e65835. </w:t>
      </w:r>
      <w:hyperlink r:id="rId28">
        <w:r>
          <w:rPr>
            <w:color w:val="1155CC"/>
            <w:sz w:val="24"/>
            <w:szCs w:val="24"/>
            <w:u w:val="single"/>
          </w:rPr>
          <w:t>https://doi.org/10.7554/eLife.65835</w:t>
        </w:r>
      </w:hyperlink>
    </w:p>
    <w:p w14:paraId="52B263B8" w14:textId="77777777" w:rsidR="00EB6ED9" w:rsidRDefault="00000000">
      <w:pPr>
        <w:numPr>
          <w:ilvl w:val="0"/>
          <w:numId w:val="1"/>
        </w:numPr>
        <w:spacing w:after="200" w:line="360" w:lineRule="auto"/>
        <w:rPr>
          <w:sz w:val="24"/>
          <w:szCs w:val="24"/>
        </w:rPr>
      </w:pPr>
      <w:r>
        <w:rPr>
          <w:sz w:val="24"/>
          <w:szCs w:val="24"/>
        </w:rPr>
        <w:t xml:space="preserve">Lázár ZI, Dijk DJ, Lázár AS. Infraslow oscillations in human sleep spindle activity. </w:t>
      </w:r>
      <w:r>
        <w:rPr>
          <w:i/>
          <w:iCs/>
          <w:sz w:val="24"/>
          <w:szCs w:val="24"/>
        </w:rPr>
        <w:t>Journal of Neuroscience Methods</w:t>
      </w:r>
      <w:r>
        <w:rPr>
          <w:sz w:val="24"/>
          <w:szCs w:val="24"/>
        </w:rPr>
        <w:t xml:space="preserve">. 2019;316:22–34. </w:t>
      </w:r>
      <w:hyperlink r:id="rId29">
        <w:r>
          <w:rPr>
            <w:color w:val="1155CC"/>
            <w:sz w:val="24"/>
            <w:szCs w:val="24"/>
            <w:u w:val="single"/>
          </w:rPr>
          <w:t>https://doi.org/10.1016/j.jneumeth.2018.12.002</w:t>
        </w:r>
      </w:hyperlink>
    </w:p>
    <w:p w14:paraId="20A87465" w14:textId="77777777" w:rsidR="00EB6ED9" w:rsidRDefault="00000000">
      <w:pPr>
        <w:numPr>
          <w:ilvl w:val="0"/>
          <w:numId w:val="1"/>
        </w:numPr>
        <w:spacing w:after="200" w:line="360" w:lineRule="auto"/>
        <w:rPr>
          <w:sz w:val="24"/>
          <w:szCs w:val="24"/>
        </w:rPr>
      </w:pPr>
      <w:r>
        <w:rPr>
          <w:sz w:val="24"/>
          <w:szCs w:val="24"/>
        </w:rPr>
        <w:t xml:space="preserve">Dimitriades ME, Osorio-Forero A, Fattinger S, von Arx S, Kurth S, Pugin F, et al. The Infraslow Fluctuation of Sigma Power During Sleep: Links to Markers of Arousal and Memory Reactivation Across Development. </w:t>
      </w:r>
      <w:r>
        <w:rPr>
          <w:i/>
          <w:iCs/>
          <w:sz w:val="24"/>
          <w:szCs w:val="24"/>
        </w:rPr>
        <w:t>bioRxiv</w:t>
      </w:r>
      <w:r>
        <w:rPr>
          <w:sz w:val="24"/>
          <w:szCs w:val="24"/>
        </w:rPr>
        <w:t xml:space="preserve"> [preprint]. 2024. </w:t>
      </w:r>
      <w:hyperlink r:id="rId30">
        <w:r>
          <w:rPr>
            <w:color w:val="1155CC"/>
            <w:sz w:val="24"/>
            <w:szCs w:val="24"/>
            <w:u w:val="single"/>
          </w:rPr>
          <w:t>https://doi.org/10.1101/2024.11.06.620875</w:t>
        </w:r>
      </w:hyperlink>
    </w:p>
    <w:p w14:paraId="79860567" w14:textId="77777777" w:rsidR="00EB6ED9" w:rsidRDefault="00000000">
      <w:pPr>
        <w:numPr>
          <w:ilvl w:val="0"/>
          <w:numId w:val="1"/>
        </w:numPr>
        <w:spacing w:after="200" w:line="360" w:lineRule="auto"/>
        <w:rPr>
          <w:sz w:val="24"/>
          <w:szCs w:val="24"/>
        </w:rPr>
      </w:pPr>
      <w:r>
        <w:rPr>
          <w:sz w:val="24"/>
          <w:szCs w:val="24"/>
        </w:rPr>
        <w:t xml:space="preserve">Champetier P, Bertran F, Rauchs G, André C, Weber FD, Rehel S, et al. Age-Related Changes in Fast Spindle Clustering During Non-Rapid Eye Movement Sleep and Their Relevance for Memory Consolidation. </w:t>
      </w:r>
      <w:r>
        <w:rPr>
          <w:i/>
          <w:iCs/>
          <w:sz w:val="24"/>
          <w:szCs w:val="24"/>
        </w:rPr>
        <w:t>SLEEP</w:t>
      </w:r>
      <w:r>
        <w:rPr>
          <w:sz w:val="24"/>
          <w:szCs w:val="24"/>
        </w:rPr>
        <w:t xml:space="preserve">. 2023;46(5):zsac282. </w:t>
      </w:r>
      <w:hyperlink r:id="rId31">
        <w:r>
          <w:rPr>
            <w:color w:val="1155CC"/>
            <w:sz w:val="24"/>
            <w:szCs w:val="24"/>
            <w:u w:val="single"/>
          </w:rPr>
          <w:t>https://doi.org/10.1093/sleep/zsac282</w:t>
        </w:r>
      </w:hyperlink>
    </w:p>
    <w:p w14:paraId="258A41E5" w14:textId="77777777" w:rsidR="00EB6ED9" w:rsidRDefault="00000000">
      <w:pPr>
        <w:numPr>
          <w:ilvl w:val="0"/>
          <w:numId w:val="1"/>
        </w:numPr>
        <w:spacing w:after="200" w:line="360" w:lineRule="auto"/>
        <w:rPr>
          <w:sz w:val="24"/>
          <w:szCs w:val="24"/>
        </w:rPr>
      </w:pPr>
      <w:r>
        <w:rPr>
          <w:sz w:val="24"/>
          <w:szCs w:val="24"/>
        </w:rPr>
        <w:t xml:space="preserve">Mander BA, Winer JR, Walker MP. Sleep and Human Aging. </w:t>
      </w:r>
      <w:r>
        <w:rPr>
          <w:i/>
          <w:iCs/>
          <w:sz w:val="24"/>
          <w:szCs w:val="24"/>
        </w:rPr>
        <w:t>Neuron</w:t>
      </w:r>
      <w:r>
        <w:rPr>
          <w:sz w:val="24"/>
          <w:szCs w:val="24"/>
        </w:rPr>
        <w:t xml:space="preserve">. 2017;94(1):19–36. </w:t>
      </w:r>
      <w:hyperlink r:id="rId32">
        <w:r>
          <w:rPr>
            <w:color w:val="1155CC"/>
            <w:sz w:val="24"/>
            <w:szCs w:val="24"/>
            <w:u w:val="single"/>
          </w:rPr>
          <w:t>https://doi.org/10.1016/j.neuron.2017.02.004</w:t>
        </w:r>
      </w:hyperlink>
    </w:p>
    <w:p w14:paraId="440EC33C" w14:textId="77777777" w:rsidR="00EB6ED9" w:rsidRDefault="00000000">
      <w:pPr>
        <w:numPr>
          <w:ilvl w:val="0"/>
          <w:numId w:val="1"/>
        </w:numPr>
        <w:spacing w:after="200" w:line="360" w:lineRule="auto"/>
        <w:rPr>
          <w:sz w:val="24"/>
          <w:szCs w:val="24"/>
        </w:rPr>
      </w:pPr>
      <w:r>
        <w:rPr>
          <w:sz w:val="24"/>
          <w:szCs w:val="24"/>
        </w:rPr>
        <w:t xml:space="preserve">Helfrich RF, Mander BA, Jagust WJ, Knight RT, Walker MP. Old Brains Come Uncoupled in Sleep: Slow Wave–Spindle Synchrony, Brain Atrophy, and Forgetting. </w:t>
      </w:r>
      <w:r>
        <w:rPr>
          <w:i/>
          <w:iCs/>
          <w:sz w:val="24"/>
          <w:szCs w:val="24"/>
        </w:rPr>
        <w:t>Neuron</w:t>
      </w:r>
      <w:r>
        <w:rPr>
          <w:sz w:val="24"/>
          <w:szCs w:val="24"/>
        </w:rPr>
        <w:t xml:space="preserve">. 2018;97(1):221–230. </w:t>
      </w:r>
      <w:hyperlink r:id="rId33">
        <w:r>
          <w:rPr>
            <w:color w:val="1155CC"/>
            <w:sz w:val="24"/>
            <w:szCs w:val="24"/>
            <w:u w:val="single"/>
          </w:rPr>
          <w:t>https://doi.org/10.1016/j.neuron.2017.11.020</w:t>
        </w:r>
      </w:hyperlink>
    </w:p>
    <w:p w14:paraId="0564B4DC" w14:textId="77777777" w:rsidR="00EB6ED9" w:rsidRDefault="00000000">
      <w:pPr>
        <w:numPr>
          <w:ilvl w:val="0"/>
          <w:numId w:val="1"/>
        </w:numPr>
        <w:spacing w:after="200" w:line="360" w:lineRule="auto"/>
        <w:rPr>
          <w:sz w:val="24"/>
          <w:szCs w:val="24"/>
        </w:rPr>
      </w:pPr>
      <w:r>
        <w:rPr>
          <w:sz w:val="24"/>
          <w:szCs w:val="24"/>
        </w:rPr>
        <w:t xml:space="preserve">Niethard N. Aging Impairs the Temporal Clustering of Sleep Spindles. </w:t>
      </w:r>
      <w:r>
        <w:rPr>
          <w:i/>
          <w:iCs/>
          <w:sz w:val="24"/>
          <w:szCs w:val="24"/>
        </w:rPr>
        <w:t>SLEEP</w:t>
      </w:r>
      <w:r>
        <w:rPr>
          <w:sz w:val="24"/>
          <w:szCs w:val="24"/>
        </w:rPr>
        <w:t xml:space="preserve">. 2023;46(5):zsad011. </w:t>
      </w:r>
      <w:hyperlink r:id="rId34">
        <w:r>
          <w:rPr>
            <w:color w:val="1155CC"/>
            <w:sz w:val="24"/>
            <w:szCs w:val="24"/>
            <w:u w:val="single"/>
          </w:rPr>
          <w:t>https://doi.org/10.1093/sleep/zsad011</w:t>
        </w:r>
      </w:hyperlink>
    </w:p>
    <w:p w14:paraId="037B0A28" w14:textId="77777777" w:rsidR="00EB6ED9" w:rsidRDefault="00000000">
      <w:pPr>
        <w:numPr>
          <w:ilvl w:val="0"/>
          <w:numId w:val="1"/>
        </w:numPr>
        <w:spacing w:after="200" w:line="360" w:lineRule="auto"/>
        <w:rPr>
          <w:sz w:val="24"/>
          <w:szCs w:val="24"/>
        </w:rPr>
      </w:pPr>
      <w:r>
        <w:rPr>
          <w:sz w:val="24"/>
          <w:szCs w:val="24"/>
        </w:rPr>
        <w:lastRenderedPageBreak/>
        <w:t xml:space="preserve">Zhang Y, Ren R, Yang L, Zhang H, Shi Y, Okhravi HR, et al. Sleep in Alzheimer's Disease: A Systematic Review and Meta-Analysis of Polysomnographic Findings. </w:t>
      </w:r>
      <w:r>
        <w:rPr>
          <w:i/>
          <w:iCs/>
          <w:sz w:val="24"/>
          <w:szCs w:val="24"/>
        </w:rPr>
        <w:t>Translational Psychiatry</w:t>
      </w:r>
      <w:r>
        <w:rPr>
          <w:sz w:val="24"/>
          <w:szCs w:val="24"/>
        </w:rPr>
        <w:t xml:space="preserve">. 2022;12:136. </w:t>
      </w:r>
      <w:hyperlink r:id="rId35">
        <w:r>
          <w:rPr>
            <w:color w:val="1155CC"/>
            <w:sz w:val="24"/>
            <w:szCs w:val="24"/>
            <w:u w:val="single"/>
          </w:rPr>
          <w:t>https://doi.org/10.1038/s41398-022-01897-y</w:t>
        </w:r>
      </w:hyperlink>
    </w:p>
    <w:p w14:paraId="224156C8" w14:textId="77777777" w:rsidR="00EB6ED9" w:rsidRDefault="00000000">
      <w:pPr>
        <w:numPr>
          <w:ilvl w:val="0"/>
          <w:numId w:val="1"/>
        </w:numPr>
        <w:spacing w:after="200" w:line="360" w:lineRule="auto"/>
        <w:rPr>
          <w:sz w:val="24"/>
          <w:szCs w:val="24"/>
        </w:rPr>
      </w:pPr>
      <w:r w:rsidRPr="00505D41">
        <w:rPr>
          <w:sz w:val="24"/>
          <w:szCs w:val="24"/>
          <w:lang w:val="it-IT"/>
        </w:rPr>
        <w:t xml:space="preserve">Gorgoni M, Lauri G, Truglia I, Cordone S, Sarasso S, Scarpelli S, et al. </w:t>
      </w:r>
      <w:r>
        <w:rPr>
          <w:sz w:val="24"/>
          <w:szCs w:val="24"/>
        </w:rPr>
        <w:t xml:space="preserve">Parietal Fast Sleep Spindle Density Decrease in Alzheimer's Disease and Amnesic Mild Cognitive Impairment. </w:t>
      </w:r>
      <w:r>
        <w:rPr>
          <w:i/>
          <w:iCs/>
          <w:sz w:val="24"/>
          <w:szCs w:val="24"/>
        </w:rPr>
        <w:t>Neural Plasticity</w:t>
      </w:r>
      <w:r>
        <w:rPr>
          <w:sz w:val="24"/>
          <w:szCs w:val="24"/>
        </w:rPr>
        <w:t xml:space="preserve">. 2016;2016:8376108. </w:t>
      </w:r>
      <w:hyperlink r:id="rId36">
        <w:r>
          <w:rPr>
            <w:color w:val="1155CC"/>
            <w:sz w:val="24"/>
            <w:szCs w:val="24"/>
            <w:u w:val="single"/>
          </w:rPr>
          <w:t>https://doi.org/10.1155/2016/8376108</w:t>
        </w:r>
      </w:hyperlink>
    </w:p>
    <w:p w14:paraId="3FAAFD9D" w14:textId="77777777" w:rsidR="00EB6ED9" w:rsidRDefault="00000000">
      <w:pPr>
        <w:numPr>
          <w:ilvl w:val="0"/>
          <w:numId w:val="1"/>
        </w:numPr>
        <w:spacing w:after="200" w:line="360" w:lineRule="auto"/>
        <w:rPr>
          <w:sz w:val="24"/>
          <w:szCs w:val="24"/>
        </w:rPr>
      </w:pPr>
      <w:r>
        <w:rPr>
          <w:sz w:val="24"/>
          <w:szCs w:val="24"/>
        </w:rPr>
        <w:t xml:space="preserve">Taillard J, Sagaspe P, Berthomier C, Brandewinder M, Amieva H, Dartigues JF, et al. Non-REM Sleep Characteristics Predict Early Cognitive Impairment in an Aging Population. </w:t>
      </w:r>
      <w:r>
        <w:rPr>
          <w:i/>
          <w:iCs/>
          <w:sz w:val="24"/>
          <w:szCs w:val="24"/>
        </w:rPr>
        <w:t>Frontiers in Neurology</w:t>
      </w:r>
      <w:r>
        <w:rPr>
          <w:sz w:val="24"/>
          <w:szCs w:val="24"/>
        </w:rPr>
        <w:t xml:space="preserve">. 2019;10:197. </w:t>
      </w:r>
      <w:hyperlink r:id="rId37">
        <w:r>
          <w:rPr>
            <w:color w:val="1155CC"/>
            <w:sz w:val="24"/>
            <w:szCs w:val="24"/>
            <w:u w:val="single"/>
          </w:rPr>
          <w:t>https://doi.org/10.3389/fneur.2019.00197</w:t>
        </w:r>
      </w:hyperlink>
    </w:p>
    <w:p w14:paraId="1DD04A67" w14:textId="77777777" w:rsidR="00EB6ED9" w:rsidRDefault="00000000">
      <w:pPr>
        <w:numPr>
          <w:ilvl w:val="0"/>
          <w:numId w:val="1"/>
        </w:numPr>
        <w:spacing w:after="200" w:line="360" w:lineRule="auto"/>
        <w:rPr>
          <w:sz w:val="24"/>
          <w:szCs w:val="24"/>
        </w:rPr>
      </w:pPr>
      <w:r>
        <w:rPr>
          <w:sz w:val="24"/>
          <w:szCs w:val="24"/>
        </w:rPr>
        <w:t xml:space="preserve">Liu S, Pan J, Tang K, Lei Q, He L, Meng Y, et al. Sleep spindles, K-complexes, limb movements and sleep stage proportions may be biomarkers for amnestic mild cognitive impairment and Alzheimer's disease. </w:t>
      </w:r>
      <w:r>
        <w:rPr>
          <w:i/>
          <w:iCs/>
          <w:sz w:val="24"/>
          <w:szCs w:val="24"/>
        </w:rPr>
        <w:t>Sleep and Breathing</w:t>
      </w:r>
      <w:r>
        <w:rPr>
          <w:sz w:val="24"/>
          <w:szCs w:val="24"/>
        </w:rPr>
        <w:t xml:space="preserve">. 2020;24(2):637–651. </w:t>
      </w:r>
      <w:hyperlink r:id="rId38">
        <w:r>
          <w:rPr>
            <w:color w:val="1155CC"/>
            <w:sz w:val="24"/>
            <w:szCs w:val="24"/>
            <w:u w:val="single"/>
          </w:rPr>
          <w:t>https://doi.org/10.1007/s11325-019-01970-9</w:t>
        </w:r>
      </w:hyperlink>
    </w:p>
    <w:p w14:paraId="5AC30724" w14:textId="77777777" w:rsidR="00EB6ED9" w:rsidRDefault="00000000">
      <w:pPr>
        <w:numPr>
          <w:ilvl w:val="0"/>
          <w:numId w:val="1"/>
        </w:numPr>
        <w:spacing w:after="200" w:line="360" w:lineRule="auto"/>
        <w:rPr>
          <w:sz w:val="24"/>
          <w:szCs w:val="24"/>
        </w:rPr>
      </w:pPr>
      <w:r>
        <w:rPr>
          <w:sz w:val="24"/>
          <w:szCs w:val="24"/>
        </w:rPr>
        <w:t xml:space="preserve">Sharon O, Zhelezniakov V, Gat Y, Falach R, Narbayev D, Shiner T, et al. Slow Wave Synchrony During NREM Sleep Tracks Cognitive Impairment in Prodromal Alzheimer's Disease. </w:t>
      </w:r>
      <w:r>
        <w:rPr>
          <w:i/>
          <w:iCs/>
          <w:sz w:val="24"/>
          <w:szCs w:val="24"/>
        </w:rPr>
        <w:t>Alzheimer's &amp; Dementia</w:t>
      </w:r>
      <w:r>
        <w:rPr>
          <w:sz w:val="24"/>
          <w:szCs w:val="24"/>
        </w:rPr>
        <w:t xml:space="preserve">. 2025. </w:t>
      </w:r>
      <w:hyperlink r:id="rId39">
        <w:r>
          <w:rPr>
            <w:color w:val="1155CC"/>
            <w:sz w:val="24"/>
            <w:szCs w:val="24"/>
            <w:u w:val="single"/>
          </w:rPr>
          <w:t>https://doi.org/10.1002/alz.70247</w:t>
        </w:r>
      </w:hyperlink>
    </w:p>
    <w:p w14:paraId="06F5D2FD" w14:textId="77777777" w:rsidR="00EB6ED9" w:rsidRDefault="00000000">
      <w:pPr>
        <w:numPr>
          <w:ilvl w:val="0"/>
          <w:numId w:val="1"/>
        </w:numPr>
        <w:spacing w:after="200" w:line="360" w:lineRule="auto"/>
        <w:rPr>
          <w:sz w:val="24"/>
          <w:szCs w:val="24"/>
        </w:rPr>
      </w:pPr>
      <w:r w:rsidRPr="00505D41">
        <w:rPr>
          <w:sz w:val="24"/>
          <w:szCs w:val="24"/>
          <w:lang w:val="it-IT"/>
        </w:rPr>
        <w:t xml:space="preserve">Combrisson E, Vallat R, O'Reilly C, Jas M, Pascarella A, Saive AL, et al. </w:t>
      </w:r>
      <w:r>
        <w:rPr>
          <w:sz w:val="24"/>
          <w:szCs w:val="24"/>
        </w:rPr>
        <w:t xml:space="preserve">Visbrain: A Multi-Purpose GPU-Accelerated Open-Source Suite for Multimodal Brain Data Visualization. </w:t>
      </w:r>
      <w:r>
        <w:rPr>
          <w:i/>
          <w:iCs/>
          <w:sz w:val="24"/>
          <w:szCs w:val="24"/>
        </w:rPr>
        <w:t>Frontiers in Neuroinformatics</w:t>
      </w:r>
      <w:r>
        <w:rPr>
          <w:sz w:val="24"/>
          <w:szCs w:val="24"/>
        </w:rPr>
        <w:t xml:space="preserve">. 2019;13:14. </w:t>
      </w:r>
      <w:hyperlink r:id="rId40">
        <w:r>
          <w:rPr>
            <w:color w:val="1155CC"/>
            <w:sz w:val="24"/>
            <w:szCs w:val="24"/>
            <w:u w:val="single"/>
          </w:rPr>
          <w:t>https://doi.org/10.3389/fninf.2019.00014</w:t>
        </w:r>
      </w:hyperlink>
    </w:p>
    <w:p w14:paraId="1FABDE66" w14:textId="77777777" w:rsidR="00EB6ED9" w:rsidRDefault="00000000">
      <w:pPr>
        <w:numPr>
          <w:ilvl w:val="0"/>
          <w:numId w:val="1"/>
        </w:numPr>
        <w:spacing w:after="200" w:line="360" w:lineRule="auto"/>
        <w:rPr>
          <w:sz w:val="24"/>
          <w:szCs w:val="24"/>
        </w:rPr>
      </w:pPr>
      <w:r>
        <w:rPr>
          <w:sz w:val="24"/>
          <w:szCs w:val="24"/>
        </w:rPr>
        <w:t xml:space="preserve">Falach R, Belonosov G, Schmidig FJ, Aderka M, Zhelezniakov V, Shani-Hershkovich R, et al. SleepEEGpy: a Python-based software integration package to organize preprocessing, analysis, and visualization of sleep EEG data. </w:t>
      </w:r>
      <w:r>
        <w:rPr>
          <w:i/>
          <w:iCs/>
          <w:sz w:val="24"/>
          <w:szCs w:val="24"/>
        </w:rPr>
        <w:lastRenderedPageBreak/>
        <w:t>Computers in Biology and Medicine</w:t>
      </w:r>
      <w:r>
        <w:rPr>
          <w:sz w:val="24"/>
          <w:szCs w:val="24"/>
        </w:rPr>
        <w:t xml:space="preserve">. 2025;192:110232. </w:t>
      </w:r>
      <w:hyperlink r:id="rId41">
        <w:r>
          <w:rPr>
            <w:color w:val="1155CC"/>
            <w:sz w:val="24"/>
            <w:szCs w:val="24"/>
            <w:u w:val="single"/>
          </w:rPr>
          <w:t>https://doi.org/10.1016/j.compbiomed.2025.110232</w:t>
        </w:r>
      </w:hyperlink>
    </w:p>
    <w:p w14:paraId="1F7FA228" w14:textId="77777777" w:rsidR="00EB6ED9" w:rsidRDefault="00000000">
      <w:pPr>
        <w:numPr>
          <w:ilvl w:val="0"/>
          <w:numId w:val="1"/>
        </w:numPr>
        <w:spacing w:after="200" w:line="360" w:lineRule="auto"/>
        <w:rPr>
          <w:sz w:val="24"/>
          <w:szCs w:val="24"/>
        </w:rPr>
      </w:pPr>
      <w:r>
        <w:rPr>
          <w:sz w:val="24"/>
          <w:szCs w:val="24"/>
        </w:rPr>
        <w:t xml:space="preserve">Gramfort A, Luessi M, Larson E, Engemann DA, Strohmeier D, Brodbeck C, et al. MEG and EEG data analysis with MNE-Python. </w:t>
      </w:r>
      <w:r>
        <w:rPr>
          <w:i/>
          <w:iCs/>
          <w:sz w:val="24"/>
          <w:szCs w:val="24"/>
        </w:rPr>
        <w:t>Frontiers in Neuroscience</w:t>
      </w:r>
      <w:r>
        <w:rPr>
          <w:sz w:val="24"/>
          <w:szCs w:val="24"/>
        </w:rPr>
        <w:t xml:space="preserve">. 2013;7:267. </w:t>
      </w:r>
      <w:hyperlink r:id="rId42">
        <w:r>
          <w:rPr>
            <w:color w:val="1155CC"/>
            <w:sz w:val="24"/>
            <w:szCs w:val="24"/>
            <w:u w:val="single"/>
          </w:rPr>
          <w:t>https://doi.org/10.3389/fnins.2013.00267</w:t>
        </w:r>
      </w:hyperlink>
    </w:p>
    <w:p w14:paraId="7E7CADB9" w14:textId="77777777" w:rsidR="00EB6ED9" w:rsidRDefault="00000000">
      <w:pPr>
        <w:numPr>
          <w:ilvl w:val="0"/>
          <w:numId w:val="1"/>
        </w:numPr>
        <w:spacing w:after="200" w:line="360" w:lineRule="auto"/>
        <w:rPr>
          <w:sz w:val="24"/>
          <w:szCs w:val="24"/>
        </w:rPr>
      </w:pPr>
      <w:r>
        <w:rPr>
          <w:sz w:val="24"/>
          <w:szCs w:val="24"/>
        </w:rPr>
        <w:t xml:space="preserve">Vallat R, Walker MP. An open-source, high-performance tool for automated sleep staging. </w:t>
      </w:r>
      <w:r>
        <w:rPr>
          <w:i/>
          <w:iCs/>
          <w:sz w:val="24"/>
          <w:szCs w:val="24"/>
        </w:rPr>
        <w:t>eLife</w:t>
      </w:r>
      <w:r>
        <w:rPr>
          <w:sz w:val="24"/>
          <w:szCs w:val="24"/>
        </w:rPr>
        <w:t xml:space="preserve">. 2021;10:e70092. </w:t>
      </w:r>
      <w:hyperlink r:id="rId43">
        <w:r>
          <w:rPr>
            <w:color w:val="1155CC"/>
            <w:sz w:val="24"/>
            <w:szCs w:val="24"/>
            <w:u w:val="single"/>
          </w:rPr>
          <w:t>https://doi.org/10.7554/eLife.70092</w:t>
        </w:r>
      </w:hyperlink>
    </w:p>
    <w:p w14:paraId="10218034" w14:textId="77777777" w:rsidR="00EB6ED9" w:rsidRDefault="00000000">
      <w:pPr>
        <w:numPr>
          <w:ilvl w:val="0"/>
          <w:numId w:val="1"/>
        </w:numPr>
        <w:spacing w:after="200" w:line="360" w:lineRule="auto"/>
        <w:rPr>
          <w:sz w:val="24"/>
          <w:szCs w:val="24"/>
        </w:rPr>
      </w:pPr>
      <w:r w:rsidRPr="00505D41">
        <w:rPr>
          <w:sz w:val="24"/>
          <w:szCs w:val="24"/>
          <w:lang w:val="it-IT"/>
        </w:rPr>
        <w:t xml:space="preserve">Ohayon MM, Carskadon MA, Guilleminault C, Vitiello MV. </w:t>
      </w:r>
      <w:r>
        <w:rPr>
          <w:sz w:val="24"/>
          <w:szCs w:val="24"/>
        </w:rPr>
        <w:t xml:space="preserve">Meta-Analysis of Quantitative Sleep Parameters From Childhood to Old Age in Healthy Individuals: Developing Normative Sleep Values Across the Human Lifespan. </w:t>
      </w:r>
      <w:r>
        <w:rPr>
          <w:i/>
          <w:iCs/>
          <w:sz w:val="24"/>
          <w:szCs w:val="24"/>
        </w:rPr>
        <w:t>Sleep</w:t>
      </w:r>
      <w:r>
        <w:rPr>
          <w:sz w:val="24"/>
          <w:szCs w:val="24"/>
        </w:rPr>
        <w:t xml:space="preserve">. 2004;27(7):1255–1273. </w:t>
      </w:r>
      <w:hyperlink r:id="rId44">
        <w:r>
          <w:rPr>
            <w:color w:val="1155CC"/>
            <w:sz w:val="24"/>
            <w:szCs w:val="24"/>
            <w:u w:val="single"/>
          </w:rPr>
          <w:t>https://doi.org/10.1093/sleep/27.7.1255</w:t>
        </w:r>
      </w:hyperlink>
    </w:p>
    <w:p w14:paraId="7040173D" w14:textId="77777777" w:rsidR="00EB6ED9" w:rsidRDefault="00000000">
      <w:pPr>
        <w:numPr>
          <w:ilvl w:val="0"/>
          <w:numId w:val="1"/>
        </w:numPr>
        <w:spacing w:after="200" w:line="360" w:lineRule="auto"/>
        <w:rPr>
          <w:sz w:val="24"/>
          <w:szCs w:val="24"/>
        </w:rPr>
      </w:pPr>
      <w:r>
        <w:rPr>
          <w:sz w:val="24"/>
          <w:szCs w:val="24"/>
        </w:rPr>
        <w:t xml:space="preserve">Chen S, He M, Brown RE, Eden UT, Prerau MJ. Individualized Temporal Patterns Drive Human Sleep Spindle Timing. </w:t>
      </w:r>
      <w:r>
        <w:rPr>
          <w:i/>
          <w:iCs/>
          <w:sz w:val="24"/>
          <w:szCs w:val="24"/>
        </w:rPr>
        <w:t>Proceedings of the National Academy of Sciences</w:t>
      </w:r>
      <w:r>
        <w:rPr>
          <w:sz w:val="24"/>
          <w:szCs w:val="24"/>
        </w:rPr>
        <w:t xml:space="preserve">. 2025;122(2):e2405276121. </w:t>
      </w:r>
      <w:hyperlink r:id="rId45">
        <w:r>
          <w:rPr>
            <w:color w:val="1155CC"/>
            <w:sz w:val="24"/>
            <w:szCs w:val="24"/>
            <w:u w:val="single"/>
          </w:rPr>
          <w:t>https://doi.org/10.1073/pnas.2405276121</w:t>
        </w:r>
      </w:hyperlink>
    </w:p>
    <w:p w14:paraId="65C882E2" w14:textId="77777777" w:rsidR="00EB6ED9" w:rsidRDefault="00000000">
      <w:pPr>
        <w:numPr>
          <w:ilvl w:val="0"/>
          <w:numId w:val="1"/>
        </w:numPr>
        <w:spacing w:after="200" w:line="360" w:lineRule="auto"/>
        <w:rPr>
          <w:sz w:val="24"/>
          <w:szCs w:val="24"/>
        </w:rPr>
      </w:pPr>
      <w:r>
        <w:rPr>
          <w:sz w:val="24"/>
          <w:szCs w:val="24"/>
        </w:rPr>
        <w:t xml:space="preserve">Schmitz TW, Mur M, Aghourian M, Bedard MA, Spreng RN. Longitudinal Alzheimer's Degeneration Reflects the Spatial Topography of Cholinergic Basal Forebrain Projections. </w:t>
      </w:r>
      <w:r>
        <w:rPr>
          <w:i/>
          <w:iCs/>
          <w:sz w:val="24"/>
          <w:szCs w:val="24"/>
        </w:rPr>
        <w:t>Cell Reports</w:t>
      </w:r>
      <w:r>
        <w:rPr>
          <w:sz w:val="24"/>
          <w:szCs w:val="24"/>
        </w:rPr>
        <w:t xml:space="preserve">. 2018;24(1):38–46. </w:t>
      </w:r>
      <w:hyperlink r:id="rId46">
        <w:r>
          <w:rPr>
            <w:color w:val="1155CC"/>
            <w:sz w:val="24"/>
            <w:szCs w:val="24"/>
            <w:u w:val="single"/>
          </w:rPr>
          <w:t>https://doi.org/10.1016/j.celrep.2018.06.001</w:t>
        </w:r>
      </w:hyperlink>
    </w:p>
    <w:p w14:paraId="5851FE87" w14:textId="77777777" w:rsidR="00EB6ED9" w:rsidRDefault="00000000">
      <w:pPr>
        <w:numPr>
          <w:ilvl w:val="0"/>
          <w:numId w:val="1"/>
        </w:numPr>
        <w:spacing w:after="200" w:line="360" w:lineRule="auto"/>
        <w:rPr>
          <w:sz w:val="24"/>
          <w:szCs w:val="24"/>
        </w:rPr>
      </w:pPr>
      <w:r>
        <w:rPr>
          <w:sz w:val="24"/>
          <w:szCs w:val="24"/>
        </w:rPr>
        <w:t xml:space="preserve">André C, Bédard MA, Daneault V, Wickens R, Soucy JP, Lorrain D, et al. REM Sleep EEG Slowing Reflects Brain Cholinergic Denervation in Aging and Mild Cognitive Impairment. </w:t>
      </w:r>
      <w:r>
        <w:rPr>
          <w:i/>
          <w:iCs/>
          <w:sz w:val="24"/>
          <w:szCs w:val="24"/>
        </w:rPr>
        <w:t>medRxiv</w:t>
      </w:r>
      <w:r>
        <w:rPr>
          <w:sz w:val="24"/>
          <w:szCs w:val="24"/>
        </w:rPr>
        <w:t xml:space="preserve"> [preprint]. 2025. </w:t>
      </w:r>
      <w:hyperlink r:id="rId47">
        <w:r>
          <w:rPr>
            <w:color w:val="1155CC"/>
            <w:sz w:val="24"/>
            <w:szCs w:val="24"/>
            <w:u w:val="single"/>
          </w:rPr>
          <w:t>https://doi.org/10.1101/2025.04.28.25326545</w:t>
        </w:r>
      </w:hyperlink>
    </w:p>
    <w:p w14:paraId="5C9E667F" w14:textId="77777777" w:rsidR="00EB6ED9" w:rsidRDefault="00000000">
      <w:pPr>
        <w:numPr>
          <w:ilvl w:val="0"/>
          <w:numId w:val="1"/>
        </w:numPr>
        <w:spacing w:after="200" w:line="360" w:lineRule="auto"/>
        <w:rPr>
          <w:sz w:val="24"/>
          <w:szCs w:val="24"/>
        </w:rPr>
      </w:pPr>
      <w:r>
        <w:rPr>
          <w:sz w:val="24"/>
          <w:szCs w:val="24"/>
        </w:rPr>
        <w:t xml:space="preserve">Grollero D, Gabb V, Blackman J, de Vivo L, Coulthard E, Bellesi M. Are Infraslow Oscillations the Missing Link Between Sleep and Alzheimer's? </w:t>
      </w:r>
      <w:r>
        <w:rPr>
          <w:i/>
          <w:iCs/>
          <w:sz w:val="24"/>
          <w:szCs w:val="24"/>
        </w:rPr>
        <w:t>bioRxiv</w:t>
      </w:r>
      <w:r>
        <w:rPr>
          <w:sz w:val="24"/>
          <w:szCs w:val="24"/>
        </w:rPr>
        <w:t xml:space="preserve"> [preprint]. 2026. </w:t>
      </w:r>
      <w:hyperlink r:id="rId48">
        <w:r>
          <w:rPr>
            <w:color w:val="1155CC"/>
            <w:sz w:val="24"/>
            <w:szCs w:val="24"/>
            <w:u w:val="single"/>
          </w:rPr>
          <w:t>https://doi.org/10.64898/2026.04.09.717425</w:t>
        </w:r>
      </w:hyperlink>
    </w:p>
    <w:p w14:paraId="43CEEDBA" w14:textId="77777777" w:rsidR="00EB6ED9" w:rsidRDefault="00EB6ED9">
      <w:pPr>
        <w:spacing w:line="360" w:lineRule="auto"/>
        <w:rPr>
          <w:sz w:val="24"/>
          <w:szCs w:val="24"/>
        </w:rPr>
      </w:pPr>
    </w:p>
    <w:sectPr w:rsidR="00EB6ED9">
      <w:footerReference w:type="default" r:id="rId4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5" w:author="Yuval Nir" w:date="2026-08-11T16:55:00Z" w:initials="YN">
    <w:p w14:paraId="4EAF61E7" w14:textId="77777777" w:rsidR="00AA7165" w:rsidRDefault="00AA7165" w:rsidP="00AA7165">
      <w:pPr>
        <w:pStyle w:val="CommentText"/>
      </w:pPr>
      <w:r>
        <w:rPr>
          <w:rStyle w:val="CommentReference"/>
        </w:rPr>
        <w:annotationRef/>
      </w:r>
      <w:r>
        <w:rPr>
          <w:lang w:val="en-US"/>
        </w:rPr>
        <w:t>You need to specify precise criteria “too many” not good enough. Also in table</w:t>
      </w:r>
    </w:p>
  </w:comment>
  <w:comment w:id="344" w:author="Yuval Nir" w:date="2026-08-11T16:55:00Z" w:initials="YN">
    <w:p w14:paraId="66BDC9A4" w14:textId="77777777" w:rsidR="00AA7165" w:rsidRDefault="00AA7165" w:rsidP="00AA7165">
      <w:pPr>
        <w:pStyle w:val="CommentText"/>
      </w:pPr>
      <w:r>
        <w:rPr>
          <w:rStyle w:val="CommentReference"/>
        </w:rPr>
        <w:annotationRef/>
      </w:r>
      <w:r>
        <w:rPr>
          <w:lang w:val="en-US"/>
        </w:rPr>
        <w:t>You are mixing healthy controls and aMCI.</w:t>
      </w:r>
    </w:p>
    <w:p w14:paraId="19ED84A1" w14:textId="77777777" w:rsidR="00AA7165" w:rsidRDefault="00AA7165" w:rsidP="00AA7165">
      <w:pPr>
        <w:pStyle w:val="CommentText"/>
      </w:pPr>
    </w:p>
    <w:p w14:paraId="4805C51E" w14:textId="77777777" w:rsidR="00AA7165" w:rsidRDefault="00AA7165" w:rsidP="00AA7165">
      <w:pPr>
        <w:pStyle w:val="CommentText"/>
      </w:pPr>
      <w:r>
        <w:rPr>
          <w:lang w:val="en-US"/>
        </w:rPr>
        <w:t>Start with healthy controls how were they recruited, what are inclusion/exclusion criteria. At TLV and at Sydney</w:t>
      </w:r>
    </w:p>
    <w:p w14:paraId="2067E552" w14:textId="77777777" w:rsidR="00AA7165" w:rsidRDefault="00AA7165" w:rsidP="00AA7165">
      <w:pPr>
        <w:pStyle w:val="CommentText"/>
      </w:pPr>
    </w:p>
    <w:p w14:paraId="24BE5EBD" w14:textId="77777777" w:rsidR="00AA7165" w:rsidRDefault="00AA7165" w:rsidP="00AA7165">
      <w:pPr>
        <w:pStyle w:val="CommentText"/>
      </w:pPr>
      <w:r>
        <w:rPr>
          <w:lang w:val="en-US"/>
        </w:rPr>
        <w:t>Then aMCI separate paragraph how were they recruited, what are inclusion/exclusion criteria. At TLV and Sydney</w:t>
      </w:r>
    </w:p>
  </w:comment>
  <w:comment w:id="371" w:author="Yuval Nir" w:date="2026-08-11T16:53:00Z" w:initials="YN">
    <w:p w14:paraId="429C8BE6" w14:textId="77777777" w:rsidR="00AA7165" w:rsidRDefault="00AA7165" w:rsidP="00AA7165">
      <w:pPr>
        <w:pStyle w:val="CommentText"/>
      </w:pPr>
      <w:r>
        <w:rPr>
          <w:rStyle w:val="CommentReference"/>
        </w:rPr>
        <w:annotationRef/>
      </w:r>
      <w:r>
        <w:rPr>
          <w:lang w:val="en-US"/>
        </w:rPr>
        <w:t>Why is this a problem if we have 3 hours of sleep and a big portion is clean N2 then what’s the problem</w:t>
      </w:r>
    </w:p>
  </w:comment>
  <w:comment w:id="389" w:author="Yuval Nir" w:date="2026-08-11T17:00:00Z" w:initials="YN">
    <w:p w14:paraId="17535E88" w14:textId="77777777" w:rsidR="000940F3" w:rsidRDefault="000940F3" w:rsidP="000940F3">
      <w:pPr>
        <w:pStyle w:val="CommentText"/>
      </w:pPr>
      <w:r>
        <w:rPr>
          <w:rStyle w:val="CommentReference"/>
        </w:rPr>
        <w:annotationRef/>
      </w:r>
      <w:r>
        <w:rPr>
          <w:lang w:val="en-US"/>
        </w:rPr>
        <w:t>Panel C table is not readable. Either put in separate table/figure or find a way for it to be clear. Just pasting here in panel C doesn’t cut it</w:t>
      </w:r>
    </w:p>
  </w:comment>
  <w:comment w:id="390" w:author="Yuval Nir" w:date="2026-08-11T17:01:00Z" w:initials="YN">
    <w:p w14:paraId="28A29889" w14:textId="77777777" w:rsidR="000940F3" w:rsidRDefault="000940F3" w:rsidP="000940F3">
      <w:pPr>
        <w:pStyle w:val="CommentText"/>
      </w:pPr>
      <w:r>
        <w:rPr>
          <w:rStyle w:val="CommentReference"/>
        </w:rPr>
        <w:annotationRef/>
      </w:r>
      <w:r>
        <w:rPr>
          <w:lang w:val="en-US"/>
        </w:rPr>
        <w:t>Also sleep statistics should include additional stuff like sleep efficiency, WASO, REM sleep latency, have a look at papers</w:t>
      </w:r>
    </w:p>
  </w:comment>
  <w:comment w:id="395" w:author="Yuval Nir" w:date="2026-08-11T17:05:00Z" w:initials="YN">
    <w:p w14:paraId="3950F83F" w14:textId="77777777" w:rsidR="000940F3" w:rsidRDefault="000940F3" w:rsidP="000940F3">
      <w:pPr>
        <w:pStyle w:val="CommentText"/>
      </w:pPr>
      <w:r>
        <w:rPr>
          <w:rStyle w:val="CommentReference"/>
        </w:rPr>
        <w:annotationRef/>
      </w:r>
      <w:r>
        <w:rPr>
          <w:lang w:val="en-US"/>
        </w:rPr>
        <w:t>First you should do interpolation/replacement of bad channels</w:t>
      </w:r>
    </w:p>
    <w:p w14:paraId="72505BC1" w14:textId="77777777" w:rsidR="000940F3" w:rsidRDefault="000940F3" w:rsidP="000940F3">
      <w:pPr>
        <w:pStyle w:val="CommentText"/>
      </w:pPr>
    </w:p>
    <w:p w14:paraId="30254A2B" w14:textId="77777777" w:rsidR="000940F3" w:rsidRDefault="000940F3" w:rsidP="000940F3">
      <w:pPr>
        <w:pStyle w:val="CommentText"/>
      </w:pPr>
      <w:r>
        <w:rPr>
          <w:lang w:val="en-US"/>
        </w:rPr>
        <w:t>Only then average referencing. If not done like that you need to change and re-run; otherwise you are mixing good signals with the noise you are about to throw away...</w:t>
      </w:r>
    </w:p>
  </w:comment>
  <w:comment w:id="412" w:author="Yuval Nir" w:date="2026-08-11T17:40:00Z" w:initials="YN">
    <w:p w14:paraId="272BCA5D" w14:textId="77777777" w:rsidR="0018724E" w:rsidRDefault="0018724E" w:rsidP="0018724E">
      <w:pPr>
        <w:pStyle w:val="CommentText"/>
      </w:pPr>
      <w:r>
        <w:rPr>
          <w:rStyle w:val="CommentReference"/>
        </w:rPr>
        <w:annotationRef/>
      </w:r>
      <w:r>
        <w:rPr>
          <w:lang w:val="en-US"/>
        </w:rPr>
        <w:t>Move the figure here</w:t>
      </w:r>
    </w:p>
  </w:comment>
  <w:comment w:id="429" w:author="Yuval Nir" w:date="2026-08-11T17:43:00Z" w:initials="YN">
    <w:p w14:paraId="59613EB5" w14:textId="77777777" w:rsidR="0018724E" w:rsidRDefault="0018724E" w:rsidP="0018724E">
      <w:pPr>
        <w:pStyle w:val="CommentText"/>
      </w:pPr>
      <w:r>
        <w:rPr>
          <w:rStyle w:val="CommentReference"/>
        </w:rPr>
        <w:annotationRef/>
      </w:r>
      <w:r>
        <w:rPr>
          <w:lang w:val="en-US"/>
        </w:rPr>
        <w:t>How are we sure? It could be ample amount of N2 in each group and yet the differences stem from differences in N2. did we try to equate this? Or include this as a factor and see if it explains stuff?</w:t>
      </w:r>
    </w:p>
  </w:comment>
  <w:comment w:id="432" w:author="Yuval Nir" w:date="2026-08-11T17:44:00Z" w:initials="YN">
    <w:p w14:paraId="2B784008" w14:textId="77777777" w:rsidR="0018724E" w:rsidRDefault="0018724E" w:rsidP="0018724E">
      <w:pPr>
        <w:pStyle w:val="CommentText"/>
      </w:pPr>
      <w:r>
        <w:rPr>
          <w:rStyle w:val="CommentReference"/>
        </w:rPr>
        <w:annotationRef/>
      </w:r>
      <w:r>
        <w:rPr>
          <w:lang w:val="en-US"/>
        </w:rPr>
        <w:t>Could we include some figure or supplementary figure with various examples from different subjects?</w:t>
      </w:r>
    </w:p>
  </w:comment>
  <w:comment w:id="487" w:author="Yuval Nir" w:date="2026-08-11T19:18:00Z" w:initials="YN">
    <w:p w14:paraId="62F1C103" w14:textId="77777777" w:rsidR="00681250" w:rsidRDefault="00681250" w:rsidP="00681250">
      <w:pPr>
        <w:pStyle w:val="CommentText"/>
      </w:pPr>
      <w:r>
        <w:rPr>
          <w:rStyle w:val="CommentReference"/>
        </w:rPr>
        <w:annotationRef/>
      </w:r>
      <w:r>
        <w:rPr>
          <w:lang w:val="en-US"/>
        </w:rPr>
        <w:t>Increase fonts, unclear both labels and colorbar legends. Also connect with green/red/blue colors you used in figure 3 and throughout all figures these should be colors</w:t>
      </w:r>
    </w:p>
  </w:comment>
  <w:comment w:id="502" w:author="Yuval Nir" w:date="2026-08-11T19:35:00Z" w:initials="YN">
    <w:p w14:paraId="362943DE" w14:textId="77777777" w:rsidR="007247A8" w:rsidRDefault="007247A8" w:rsidP="007247A8">
      <w:pPr>
        <w:pStyle w:val="CommentText"/>
      </w:pPr>
      <w:r>
        <w:rPr>
          <w:rStyle w:val="CommentReference"/>
        </w:rPr>
        <w:annotationRef/>
      </w:r>
      <w:r>
        <w:rPr>
          <w:lang w:val="en-US"/>
        </w:rPr>
        <w:t>Graphics need to be improved. Labels, fonts, impossible to read</w:t>
      </w:r>
    </w:p>
  </w:comment>
  <w:comment w:id="557" w:author="Yuval Nir" w:date="2026-08-11T19:51:00Z" w:initials="YN">
    <w:p w14:paraId="425A65E2" w14:textId="77777777" w:rsidR="009765B0" w:rsidRDefault="009765B0" w:rsidP="009765B0">
      <w:pPr>
        <w:pStyle w:val="CommentText"/>
      </w:pPr>
      <w:r>
        <w:rPr>
          <w:rStyle w:val="CommentReference"/>
        </w:rPr>
        <w:annotationRef/>
      </w:r>
      <w:r>
        <w:rPr>
          <w:lang w:val="en-US"/>
        </w:rPr>
        <w:t xml:space="preserve">This is out of context. It is about Ach and about REM sleep. A much more relevant connection could be literature on LC degeneration (NoaR can share our review) and changes in NREM sleep (for example Omer’s paper on slow wave activity and many other papers). </w:t>
      </w:r>
    </w:p>
  </w:comment>
  <w:comment w:id="558" w:author="Yuval Nir" w:date="2026-08-11T19:53:00Z" w:initials="YN">
    <w:p w14:paraId="48B9A145" w14:textId="77777777" w:rsidR="009765B0" w:rsidRDefault="009765B0" w:rsidP="009765B0">
      <w:pPr>
        <w:pStyle w:val="CommentText"/>
      </w:pPr>
      <w:r>
        <w:rPr>
          <w:rStyle w:val="CommentReference"/>
        </w:rPr>
        <w:annotationRef/>
      </w:r>
      <w:r>
        <w:rPr>
          <w:lang w:val="en-US"/>
        </w:rPr>
        <w:t>I don’t see how a more diffuse IFSF hotspot connects to thalamocortical mechanisms please explain; beyond the fact that we know thalamcortical mechanisms generate spindles. But it’s really unclear what you think is going on and how these things connect</w:t>
      </w:r>
    </w:p>
  </w:comment>
  <w:comment w:id="571" w:author="Yuval Nir" w:date="2026-08-11T20:02:00Z" w:initials="YN">
    <w:p w14:paraId="4A31FDAB" w14:textId="77777777" w:rsidR="0084349B" w:rsidRDefault="0084349B" w:rsidP="0084349B">
      <w:pPr>
        <w:pStyle w:val="CommentText"/>
      </w:pPr>
      <w:r>
        <w:rPr>
          <w:rStyle w:val="CommentReference"/>
        </w:rPr>
        <w:annotationRef/>
      </w:r>
      <w:r>
        <w:rPr>
          <w:lang w:val="en-US"/>
        </w:rPr>
        <w:t>Not only earlier. Some aMCI will never develop AD they could develop other neurodegenerative disorders. Please read more about this and describe also in intro, rewrite this section accordingly</w:t>
      </w:r>
    </w:p>
  </w:comment>
  <w:comment w:id="591" w:author="Yuval Nir" w:date="2026-08-11T19:40:00Z" w:initials="YN">
    <w:p w14:paraId="5E64A32B" w14:textId="77777777" w:rsidR="005E03B1" w:rsidRDefault="005E03B1" w:rsidP="005E03B1">
      <w:pPr>
        <w:pStyle w:val="CommentText"/>
      </w:pPr>
      <w:r>
        <w:rPr>
          <w:rStyle w:val="CommentReference"/>
        </w:rPr>
        <w:annotationRef/>
      </w:r>
      <w:r>
        <w:rPr>
          <w:lang w:val="en-US"/>
        </w:rPr>
        <w:t>Same here - graphics must be improved, can’t read fonts</w:t>
      </w:r>
    </w:p>
  </w:comment>
  <w:comment w:id="592" w:author="Yuval Nir" w:date="2026-08-11T21:19:00Z" w:initials="YN">
    <w:p w14:paraId="3904E90E" w14:textId="77777777" w:rsidR="005F6FFB" w:rsidRDefault="005F6FFB" w:rsidP="005F6FFB">
      <w:pPr>
        <w:pStyle w:val="CommentText"/>
      </w:pPr>
      <w:r>
        <w:rPr>
          <w:rStyle w:val="CommentReference"/>
        </w:rPr>
        <w:annotationRef/>
      </w:r>
      <w:r>
        <w:rPr>
          <w:lang w:val="en-US"/>
        </w:rPr>
        <w:t>Graphics and fonts - can’t read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AF61E7" w15:done="0"/>
  <w15:commentEx w15:paraId="24BE5EBD" w15:done="0"/>
  <w15:commentEx w15:paraId="429C8BE6" w15:done="0"/>
  <w15:commentEx w15:paraId="17535E88" w15:done="0"/>
  <w15:commentEx w15:paraId="28A29889" w15:paraIdParent="17535E88" w15:done="0"/>
  <w15:commentEx w15:paraId="30254A2B" w15:done="0"/>
  <w15:commentEx w15:paraId="272BCA5D" w15:done="0"/>
  <w15:commentEx w15:paraId="59613EB5" w15:done="0"/>
  <w15:commentEx w15:paraId="2B784008" w15:done="0"/>
  <w15:commentEx w15:paraId="62F1C103" w15:done="0"/>
  <w15:commentEx w15:paraId="362943DE" w15:done="0"/>
  <w15:commentEx w15:paraId="425A65E2" w15:done="0"/>
  <w15:commentEx w15:paraId="48B9A145" w15:done="0"/>
  <w15:commentEx w15:paraId="4A31FDAB" w15:done="0"/>
  <w15:commentEx w15:paraId="5E64A32B" w15:done="0"/>
  <w15:commentEx w15:paraId="3904E9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097A3" w16cex:dateUtc="2026-08-11T13:55:00Z"/>
  <w16cex:commentExtensible w16cex:durableId="264A3955" w16cex:dateUtc="2026-08-11T13:55:00Z"/>
  <w16cex:commentExtensible w16cex:durableId="4E22893B" w16cex:dateUtc="2026-08-11T13:53:00Z"/>
  <w16cex:commentExtensible w16cex:durableId="6D64908C" w16cex:dateUtc="2026-08-11T14:00:00Z"/>
  <w16cex:commentExtensible w16cex:durableId="5D9BA796" w16cex:dateUtc="2026-08-11T14:01:00Z"/>
  <w16cex:commentExtensible w16cex:durableId="7F0C55DD" w16cex:dateUtc="2026-08-11T14:05:00Z"/>
  <w16cex:commentExtensible w16cex:durableId="55701E73" w16cex:dateUtc="2026-08-11T14:40:00Z"/>
  <w16cex:commentExtensible w16cex:durableId="4F8FFBFE" w16cex:dateUtc="2026-08-11T14:43:00Z"/>
  <w16cex:commentExtensible w16cex:durableId="3A063A21" w16cex:dateUtc="2026-08-11T14:44:00Z"/>
  <w16cex:commentExtensible w16cex:durableId="1DDCBF1C" w16cex:dateUtc="2026-08-11T16:18:00Z"/>
  <w16cex:commentExtensible w16cex:durableId="71ECB23B" w16cex:dateUtc="2026-08-11T16:35:00Z"/>
  <w16cex:commentExtensible w16cex:durableId="113F1F2F" w16cex:dateUtc="2026-08-11T16:51:00Z"/>
  <w16cex:commentExtensible w16cex:durableId="5A9D9654" w16cex:dateUtc="2026-08-11T16:53:00Z"/>
  <w16cex:commentExtensible w16cex:durableId="3272A379" w16cex:dateUtc="2026-08-11T17:02:00Z"/>
  <w16cex:commentExtensible w16cex:durableId="08F3810A" w16cex:dateUtc="2026-08-11T16:40:00Z"/>
  <w16cex:commentExtensible w16cex:durableId="471B7696" w16cex:dateUtc="2026-08-11T1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AF61E7" w16cid:durableId="28D097A3"/>
  <w16cid:commentId w16cid:paraId="24BE5EBD" w16cid:durableId="264A3955"/>
  <w16cid:commentId w16cid:paraId="429C8BE6" w16cid:durableId="4E22893B"/>
  <w16cid:commentId w16cid:paraId="17535E88" w16cid:durableId="6D64908C"/>
  <w16cid:commentId w16cid:paraId="28A29889" w16cid:durableId="5D9BA796"/>
  <w16cid:commentId w16cid:paraId="30254A2B" w16cid:durableId="7F0C55DD"/>
  <w16cid:commentId w16cid:paraId="272BCA5D" w16cid:durableId="55701E73"/>
  <w16cid:commentId w16cid:paraId="59613EB5" w16cid:durableId="4F8FFBFE"/>
  <w16cid:commentId w16cid:paraId="2B784008" w16cid:durableId="3A063A21"/>
  <w16cid:commentId w16cid:paraId="62F1C103" w16cid:durableId="1DDCBF1C"/>
  <w16cid:commentId w16cid:paraId="362943DE" w16cid:durableId="71ECB23B"/>
  <w16cid:commentId w16cid:paraId="425A65E2" w16cid:durableId="113F1F2F"/>
  <w16cid:commentId w16cid:paraId="48B9A145" w16cid:durableId="5A9D9654"/>
  <w16cid:commentId w16cid:paraId="4A31FDAB" w16cid:durableId="3272A379"/>
  <w16cid:commentId w16cid:paraId="5E64A32B" w16cid:durableId="08F3810A"/>
  <w16cid:commentId w16cid:paraId="3904E90E" w16cid:durableId="471B76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62FD9" w14:textId="77777777" w:rsidR="009A789D" w:rsidRDefault="009A789D">
      <w:pPr>
        <w:spacing w:line="240" w:lineRule="auto"/>
      </w:pPr>
      <w:r>
        <w:separator/>
      </w:r>
    </w:p>
  </w:endnote>
  <w:endnote w:type="continuationSeparator" w:id="0">
    <w:p w14:paraId="1A38E352" w14:textId="77777777" w:rsidR="009A789D" w:rsidRDefault="009A78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83D2B47-6EE1-4DCC-BD73-B012443EEF3F}"/>
    <w:embedBold r:id="rId2" w:fontKey="{74726486-5C33-4452-9977-1E8BDD886E48}"/>
  </w:font>
  <w:font w:name="Calibri">
    <w:panose1 w:val="020F0502020204030204"/>
    <w:charset w:val="00"/>
    <w:family w:val="swiss"/>
    <w:pitch w:val="variable"/>
    <w:sig w:usb0="E4002EFF" w:usb1="C200247B" w:usb2="00000009" w:usb3="00000000" w:csb0="000001FF" w:csb1="00000000"/>
    <w:embedRegular r:id="rId3" w:fontKey="{15825134-CF3E-442F-94D4-0398DDD86F53}"/>
  </w:font>
  <w:font w:name="Cambria Math">
    <w:panose1 w:val="02040503050406030204"/>
    <w:charset w:val="00"/>
    <w:family w:val="roman"/>
    <w:pitch w:val="variable"/>
    <w:sig w:usb0="E00006FF" w:usb1="420024FF" w:usb2="02000000" w:usb3="00000000" w:csb0="0000019F" w:csb1="00000000"/>
    <w:embedRegular r:id="rId4" w:fontKey="{CCF74899-78E0-4A58-A573-D13DDBB6C9FB}"/>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8F6AF" w14:textId="77777777" w:rsidR="00EB6ED9" w:rsidRDefault="00000000">
    <w:pPr>
      <w:jc w:val="center"/>
    </w:pPr>
    <w:r>
      <w:fldChar w:fldCharType="begin"/>
    </w:r>
    <w:r>
      <w:instrText>PAGE</w:instrText>
    </w:r>
    <w:r>
      <w:fldChar w:fldCharType="separate"/>
    </w:r>
    <w:r w:rsidR="00505D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EB2CF" w14:textId="77777777" w:rsidR="009A789D" w:rsidRDefault="009A789D">
      <w:pPr>
        <w:spacing w:line="240" w:lineRule="auto"/>
      </w:pPr>
      <w:r>
        <w:separator/>
      </w:r>
    </w:p>
  </w:footnote>
  <w:footnote w:type="continuationSeparator" w:id="0">
    <w:p w14:paraId="0D5940EA" w14:textId="77777777" w:rsidR="009A789D" w:rsidRDefault="009A78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D034A"/>
    <w:multiLevelType w:val="multilevel"/>
    <w:tmpl w:val="B47CA6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EC93CA0"/>
    <w:multiLevelType w:val="hybridMultilevel"/>
    <w:tmpl w:val="0F662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0741861">
    <w:abstractNumId w:val="0"/>
  </w:num>
  <w:num w:numId="2" w16cid:durableId="9065772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val Nir">
    <w15:presenceInfo w15:providerId="AD" w15:userId="S::ynir@tauex.tau.ac.il::08aec27a-8847-4ab7-8aa5-8cf95032ed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ED9"/>
    <w:rsid w:val="000940F3"/>
    <w:rsid w:val="001851FE"/>
    <w:rsid w:val="0018724E"/>
    <w:rsid w:val="00391E9E"/>
    <w:rsid w:val="0041178B"/>
    <w:rsid w:val="00505D41"/>
    <w:rsid w:val="005E03B1"/>
    <w:rsid w:val="005E3D78"/>
    <w:rsid w:val="005F6FFB"/>
    <w:rsid w:val="00681250"/>
    <w:rsid w:val="007247A8"/>
    <w:rsid w:val="00766A48"/>
    <w:rsid w:val="0084349B"/>
    <w:rsid w:val="009765B0"/>
    <w:rsid w:val="009A789D"/>
    <w:rsid w:val="00A436D3"/>
    <w:rsid w:val="00AA7165"/>
    <w:rsid w:val="00CA345D"/>
    <w:rsid w:val="00D00107"/>
    <w:rsid w:val="00D653DE"/>
    <w:rsid w:val="00DF786A"/>
    <w:rsid w:val="00EB6E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1E3F4"/>
  <w15:docId w15:val="{84289139-092C-42DB-913F-3C91641C8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78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Revision">
    <w:name w:val="Revision"/>
    <w:hidden/>
    <w:uiPriority w:val="99"/>
    <w:semiHidden/>
    <w:rsid w:val="00505D41"/>
    <w:pPr>
      <w:spacing w:line="240" w:lineRule="auto"/>
    </w:pPr>
  </w:style>
  <w:style w:type="paragraph" w:styleId="ListParagraph">
    <w:name w:val="List Paragraph"/>
    <w:basedOn w:val="Normal"/>
    <w:uiPriority w:val="34"/>
    <w:qFormat/>
    <w:rsid w:val="00A436D3"/>
    <w:pPr>
      <w:ind w:left="720"/>
      <w:contextualSpacing/>
    </w:pPr>
  </w:style>
  <w:style w:type="character" w:customStyle="1" w:styleId="Style2Char">
    <w:name w:val="Style2 Char"/>
    <w:basedOn w:val="DefaultParagraphFont"/>
    <w:link w:val="Style2"/>
    <w:locked/>
    <w:rsid w:val="0041178B"/>
    <w:rPr>
      <w:b/>
      <w:bCs/>
      <w:sz w:val="28"/>
      <w:szCs w:val="28"/>
    </w:rPr>
  </w:style>
  <w:style w:type="paragraph" w:customStyle="1" w:styleId="Style2">
    <w:name w:val="Style2"/>
    <w:basedOn w:val="Normal"/>
    <w:link w:val="Style2Char"/>
    <w:qFormat/>
    <w:rsid w:val="0041178B"/>
    <w:pPr>
      <w:spacing w:after="160" w:line="360" w:lineRule="auto"/>
    </w:pPr>
    <w:rPr>
      <w:b/>
      <w:bCs/>
      <w:sz w:val="28"/>
      <w:szCs w:val="28"/>
    </w:rPr>
  </w:style>
  <w:style w:type="paragraph" w:styleId="TOC1">
    <w:name w:val="toc 1"/>
    <w:basedOn w:val="Normal"/>
    <w:next w:val="Normal"/>
    <w:autoRedefine/>
    <w:uiPriority w:val="39"/>
    <w:semiHidden/>
    <w:unhideWhenUsed/>
    <w:rsid w:val="0041178B"/>
    <w:pPr>
      <w:spacing w:after="100" w:line="256" w:lineRule="auto"/>
    </w:pPr>
    <w:rPr>
      <w:rFonts w:asciiTheme="minorHAnsi" w:eastAsiaTheme="minorEastAsia" w:hAnsiTheme="minorHAnsi" w:cs="Times New Roman"/>
      <w:lang w:val="en-US" w:bidi="ar-SA"/>
    </w:rPr>
  </w:style>
  <w:style w:type="paragraph" w:styleId="TOC2">
    <w:name w:val="toc 2"/>
    <w:basedOn w:val="Normal"/>
    <w:next w:val="Normal"/>
    <w:autoRedefine/>
    <w:uiPriority w:val="39"/>
    <w:unhideWhenUsed/>
    <w:rsid w:val="0041178B"/>
    <w:pPr>
      <w:spacing w:after="100" w:line="360" w:lineRule="auto"/>
      <w:ind w:left="216"/>
      <w:jc w:val="both"/>
    </w:pPr>
    <w:rPr>
      <w:rFonts w:asciiTheme="minorHAnsi" w:eastAsiaTheme="minorEastAsia" w:hAnsiTheme="minorHAnsi" w:cs="Times New Roman"/>
      <w:lang w:val="en-US" w:bidi="ar-SA"/>
    </w:rPr>
  </w:style>
  <w:style w:type="paragraph" w:styleId="TOC3">
    <w:name w:val="toc 3"/>
    <w:basedOn w:val="Normal"/>
    <w:next w:val="Normal"/>
    <w:autoRedefine/>
    <w:uiPriority w:val="39"/>
    <w:unhideWhenUsed/>
    <w:rsid w:val="0041178B"/>
    <w:pPr>
      <w:spacing w:after="100" w:line="256" w:lineRule="auto"/>
      <w:ind w:left="440"/>
    </w:pPr>
    <w:rPr>
      <w:rFonts w:asciiTheme="minorHAnsi" w:eastAsiaTheme="minorEastAsia" w:hAnsiTheme="minorHAnsi" w:cs="Times New Roman"/>
      <w:lang w:val="en-US" w:bidi="ar-SA"/>
    </w:rPr>
  </w:style>
  <w:style w:type="paragraph" w:styleId="TOCHeading">
    <w:name w:val="TOC Heading"/>
    <w:basedOn w:val="Heading1"/>
    <w:next w:val="Normal"/>
    <w:uiPriority w:val="39"/>
    <w:unhideWhenUsed/>
    <w:qFormat/>
    <w:rsid w:val="0041178B"/>
    <w:pPr>
      <w:spacing w:before="240" w:after="0" w:line="256" w:lineRule="auto"/>
      <w:outlineLvl w:val="9"/>
    </w:pPr>
    <w:rPr>
      <w:rFonts w:asciiTheme="majorHAnsi" w:eastAsiaTheme="majorEastAsia" w:hAnsiTheme="majorHAnsi" w:cstheme="majorBidi"/>
      <w:color w:val="365F91" w:themeColor="accent1" w:themeShade="BF"/>
      <w:sz w:val="32"/>
      <w:szCs w:val="32"/>
      <w:lang w:val="en-US" w:bidi="ar-SA"/>
    </w:rPr>
  </w:style>
  <w:style w:type="character" w:styleId="CommentReference">
    <w:name w:val="annotation reference"/>
    <w:basedOn w:val="DefaultParagraphFont"/>
    <w:uiPriority w:val="99"/>
    <w:semiHidden/>
    <w:unhideWhenUsed/>
    <w:rsid w:val="00AA7165"/>
    <w:rPr>
      <w:sz w:val="16"/>
      <w:szCs w:val="16"/>
    </w:rPr>
  </w:style>
  <w:style w:type="paragraph" w:styleId="CommentText">
    <w:name w:val="annotation text"/>
    <w:basedOn w:val="Normal"/>
    <w:link w:val="CommentTextChar"/>
    <w:uiPriority w:val="99"/>
    <w:unhideWhenUsed/>
    <w:rsid w:val="00AA7165"/>
    <w:pPr>
      <w:spacing w:line="240" w:lineRule="auto"/>
    </w:pPr>
    <w:rPr>
      <w:sz w:val="20"/>
      <w:szCs w:val="20"/>
    </w:rPr>
  </w:style>
  <w:style w:type="character" w:customStyle="1" w:styleId="CommentTextChar">
    <w:name w:val="Comment Text Char"/>
    <w:basedOn w:val="DefaultParagraphFont"/>
    <w:link w:val="CommentText"/>
    <w:uiPriority w:val="99"/>
    <w:rsid w:val="00AA7165"/>
    <w:rPr>
      <w:sz w:val="20"/>
      <w:szCs w:val="20"/>
    </w:rPr>
  </w:style>
  <w:style w:type="paragraph" w:styleId="CommentSubject">
    <w:name w:val="annotation subject"/>
    <w:basedOn w:val="CommentText"/>
    <w:next w:val="CommentText"/>
    <w:link w:val="CommentSubjectChar"/>
    <w:uiPriority w:val="99"/>
    <w:semiHidden/>
    <w:unhideWhenUsed/>
    <w:rsid w:val="00AA7165"/>
    <w:rPr>
      <w:b/>
      <w:bCs/>
    </w:rPr>
  </w:style>
  <w:style w:type="character" w:customStyle="1" w:styleId="CommentSubjectChar">
    <w:name w:val="Comment Subject Char"/>
    <w:basedOn w:val="CommentTextChar"/>
    <w:link w:val="CommentSubject"/>
    <w:uiPriority w:val="99"/>
    <w:semiHidden/>
    <w:rsid w:val="00AA71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016/j.cub.2021.09.041" TargetMode="External"/><Relationship Id="rId39" Type="http://schemas.openxmlformats.org/officeDocument/2006/relationships/hyperlink" Target="https://doi.org/10.1002/alz.70247" TargetMode="External"/><Relationship Id="rId21" Type="http://schemas.openxmlformats.org/officeDocument/2006/relationships/hyperlink" Target="https://doi.org/10.1523/JNEUROSCI.2604-11.2011" TargetMode="External"/><Relationship Id="rId34" Type="http://schemas.openxmlformats.org/officeDocument/2006/relationships/hyperlink" Target="https://doi.org/10.1093/sleep/zsad011" TargetMode="External"/><Relationship Id="rId42" Type="http://schemas.openxmlformats.org/officeDocument/2006/relationships/hyperlink" Target="https://doi.org/10.3389/fnins.2013.00267" TargetMode="External"/><Relationship Id="rId47" Type="http://schemas.openxmlformats.org/officeDocument/2006/relationships/hyperlink" Target="https://doi.org/10.1101/2025.04.28.25326545"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16/j.jneumeth.2018.12.002" TargetMode="External"/><Relationship Id="rId11" Type="http://schemas.microsoft.com/office/2016/09/relationships/commentsIds" Target="commentsIds.xml"/><Relationship Id="rId24" Type="http://schemas.openxmlformats.org/officeDocument/2006/relationships/hyperlink" Target="https://doi.org/10.1098/rstb.2019.0232" TargetMode="External"/><Relationship Id="rId32" Type="http://schemas.openxmlformats.org/officeDocument/2006/relationships/hyperlink" Target="https://doi.org/10.1016/j.neuron.2017.02.004" TargetMode="External"/><Relationship Id="rId37" Type="http://schemas.openxmlformats.org/officeDocument/2006/relationships/hyperlink" Target="https://doi.org/10.3389/fneur.2019.00197" TargetMode="External"/><Relationship Id="rId40" Type="http://schemas.openxmlformats.org/officeDocument/2006/relationships/hyperlink" Target="https://doi.org/10.3389/fninf.2019.00014" TargetMode="External"/><Relationship Id="rId45" Type="http://schemas.openxmlformats.org/officeDocument/2006/relationships/hyperlink" Target="https://doi.org/10.1073/pnas.2405276121"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5665/SLEEP.1290" TargetMode="External"/><Relationship Id="rId28" Type="http://schemas.openxmlformats.org/officeDocument/2006/relationships/hyperlink" Target="https://doi.org/10.7554/eLife.65835" TargetMode="External"/><Relationship Id="rId36" Type="http://schemas.openxmlformats.org/officeDocument/2006/relationships/hyperlink" Target="https://doi.org/10.1155/2016/8376108" TargetMode="External"/><Relationship Id="rId49"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hyperlink" Target="https://doi.org/10.1093/sleep/zsac282" TargetMode="External"/><Relationship Id="rId44" Type="http://schemas.openxmlformats.org/officeDocument/2006/relationships/hyperlink" Target="https://doi.org/10.1093/sleep/27.7.1255"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s://doi.org/10.1038/ncomms15930" TargetMode="External"/><Relationship Id="rId27" Type="http://schemas.openxmlformats.org/officeDocument/2006/relationships/hyperlink" Target="https://doi.org/10.1038/s41593-022-01102-9" TargetMode="External"/><Relationship Id="rId30" Type="http://schemas.openxmlformats.org/officeDocument/2006/relationships/hyperlink" Target="https://doi.org/10.1101/2024.11.06.620875" TargetMode="External"/><Relationship Id="rId35" Type="http://schemas.openxmlformats.org/officeDocument/2006/relationships/hyperlink" Target="https://doi.org/10.1038/s41398-022-01897-y" TargetMode="External"/><Relationship Id="rId43" Type="http://schemas.openxmlformats.org/officeDocument/2006/relationships/hyperlink" Target="https://doi.org/10.7554/eLife.70092" TargetMode="External"/><Relationship Id="rId48" Type="http://schemas.openxmlformats.org/officeDocument/2006/relationships/hyperlink" Target="https://doi.org/10.64898/2026.04.09.717425" TargetMode="External"/><Relationship Id="rId8" Type="http://schemas.openxmlformats.org/officeDocument/2006/relationships/image" Target="media/image1.png"/><Relationship Id="rId51" Type="http://schemas.microsoft.com/office/2011/relationships/people" Target="people.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hyperlink" Target="https://doi.org/10.1126/sciadv.1602026" TargetMode="External"/><Relationship Id="rId33" Type="http://schemas.openxmlformats.org/officeDocument/2006/relationships/hyperlink" Target="https://doi.org/10.1016/j.neuron.2017.11.020" TargetMode="External"/><Relationship Id="rId38" Type="http://schemas.openxmlformats.org/officeDocument/2006/relationships/hyperlink" Target="https://doi.org/10.1007/s11325-019-01970-9" TargetMode="External"/><Relationship Id="rId46" Type="http://schemas.openxmlformats.org/officeDocument/2006/relationships/hyperlink" Target="https://doi.org/10.1016/j.celrep.2018.06.001" TargetMode="External"/><Relationship Id="rId20" Type="http://schemas.openxmlformats.org/officeDocument/2006/relationships/hyperlink" Target="https://doi.org/10.1152/physrev.00042.2018" TargetMode="External"/><Relationship Id="rId41" Type="http://schemas.openxmlformats.org/officeDocument/2006/relationships/hyperlink" Target="https://doi.org/10.1016/j.compbiomed.2025.110232"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Wa0zMeBYqsKsycWNyAEFSfCCk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30</Pages>
  <Words>7168</Words>
  <Characters>40864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Yuval Nir</cp:lastModifiedBy>
  <cp:revision>9</cp:revision>
  <dcterms:created xsi:type="dcterms:W3CDTF">2026-08-11T13:17:00Z</dcterms:created>
  <dcterms:modified xsi:type="dcterms:W3CDTF">2026-08-11T18:19:00Z</dcterms:modified>
</cp:coreProperties>
</file>